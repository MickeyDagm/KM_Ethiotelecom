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CA0AE" w14:textId="2B641040" w:rsidR="6EB2D883" w:rsidRDefault="6EB2D883">
      <w:pPr>
        <w:sectPr w:rsidR="6EB2D883"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6B4AAD3F" w14:textId="45C89C11" w:rsidR="00862194" w:rsidRPr="00B75CB2" w:rsidRDefault="00767962" w:rsidP="00862194">
      <w:pPr>
        <w:spacing w:after="0" w:line="240" w:lineRule="auto"/>
        <w:jc w:val="center"/>
        <w:rPr>
          <w:rFonts w:ascii="Baskerville Old Face" w:hAnsi="Baskerville Old Face" w:cs="Arial"/>
          <w:b/>
          <w:color w:val="003057"/>
          <w:sz w:val="44"/>
        </w:rPr>
      </w:pPr>
      <w:r w:rsidRPr="00767962">
        <w:rPr>
          <w:rFonts w:ascii="Baskerville Old Face" w:hAnsi="Baskerville Old Face" w:cs="Arial"/>
          <w:b/>
          <w:color w:val="003057"/>
          <w:sz w:val="44"/>
        </w:rPr>
        <w:t>BSCC Capstone Topic Approval Form</w:t>
      </w:r>
      <w:r w:rsidRPr="00767962" w:rsidDel="00767962">
        <w:rPr>
          <w:rFonts w:ascii="Baskerville Old Face" w:hAnsi="Baskerville Old Face" w:cs="Arial"/>
          <w:b/>
          <w:color w:val="003057"/>
          <w:sz w:val="44"/>
        </w:rPr>
        <w:t xml:space="preserve"> </w:t>
      </w:r>
    </w:p>
    <w:p w14:paraId="0A37501D" w14:textId="77777777" w:rsidR="00B75CB2" w:rsidRPr="00095BF9" w:rsidRDefault="00B75CB2" w:rsidP="00095BF9">
      <w:pPr>
        <w:spacing w:after="0" w:line="240" w:lineRule="auto"/>
        <w:rPr>
          <w:rFonts w:ascii="Arial" w:hAnsi="Arial" w:cs="Arial"/>
          <w:sz w:val="20"/>
          <w:szCs w:val="20"/>
        </w:rPr>
      </w:pPr>
    </w:p>
    <w:p w14:paraId="5DAB6C7B" w14:textId="75C0222A" w:rsidR="00B75CB2" w:rsidRPr="00095BF9" w:rsidRDefault="00B75CB2" w:rsidP="00095BF9">
      <w:pPr>
        <w:spacing w:after="0" w:line="240" w:lineRule="auto"/>
        <w:rPr>
          <w:rFonts w:ascii="Arial" w:hAnsi="Arial" w:cs="Arial"/>
          <w:sz w:val="20"/>
          <w:szCs w:val="20"/>
        </w:rPr>
      </w:pPr>
    </w:p>
    <w:p w14:paraId="05381FCB" w14:textId="08E916DA" w:rsidR="00FD30AA" w:rsidRPr="00DF3EA4" w:rsidRDefault="00FD30AA" w:rsidP="00FD30AA">
      <w:pPr>
        <w:spacing w:after="0" w:line="360" w:lineRule="auto"/>
        <w:rPr>
          <w:rFonts w:ascii="Verdana" w:hAnsi="Verdana"/>
          <w:i/>
          <w:iCs/>
          <w:sz w:val="20"/>
          <w:szCs w:val="20"/>
        </w:rPr>
      </w:pPr>
      <w:r w:rsidRPr="2A64E49E">
        <w:rPr>
          <w:rFonts w:ascii="Verdana" w:hAnsi="Verdana"/>
          <w:i/>
          <w:iCs/>
          <w:sz w:val="20"/>
          <w:szCs w:val="20"/>
        </w:rPr>
        <w:t xml:space="preserve">The guidelines for the </w:t>
      </w:r>
      <w:r w:rsidR="00767962">
        <w:rPr>
          <w:rFonts w:ascii="Verdana" w:hAnsi="Verdana"/>
          <w:i/>
          <w:iCs/>
          <w:sz w:val="20"/>
          <w:szCs w:val="20"/>
        </w:rPr>
        <w:t>c</w:t>
      </w:r>
      <w:r w:rsidRPr="2A64E49E">
        <w:rPr>
          <w:rFonts w:ascii="Verdana" w:hAnsi="Verdana"/>
          <w:i/>
          <w:iCs/>
          <w:sz w:val="20"/>
          <w:szCs w:val="20"/>
        </w:rPr>
        <w:t xml:space="preserve">apstone course require a student to demonstrate the application of </w:t>
      </w:r>
      <w:r w:rsidRPr="00DF3EA4">
        <w:rPr>
          <w:rFonts w:ascii="Verdana" w:hAnsi="Verdana"/>
          <w:i/>
          <w:iCs/>
          <w:sz w:val="20"/>
          <w:szCs w:val="20"/>
        </w:rPr>
        <w:t xml:space="preserve">academic and professional abilities developed as an undergraduate student. The capstone challenges students to integrate skills and knowledge from several program domains into one project. As a result, </w:t>
      </w:r>
      <w:r w:rsidR="00F11AC0">
        <w:rPr>
          <w:rFonts w:ascii="Verdana" w:hAnsi="Verdana"/>
          <w:i/>
          <w:iCs/>
          <w:sz w:val="20"/>
          <w:szCs w:val="20"/>
        </w:rPr>
        <w:t xml:space="preserve">your </w:t>
      </w:r>
      <w:r w:rsidRPr="00DF3EA4">
        <w:rPr>
          <w:rFonts w:ascii="Verdana" w:hAnsi="Verdana"/>
          <w:i/>
          <w:iCs/>
          <w:sz w:val="20"/>
          <w:szCs w:val="20"/>
        </w:rPr>
        <w:t>topic should resolve a business problem</w:t>
      </w:r>
      <w:r w:rsidR="00DD31EE" w:rsidRPr="00DF3EA4">
        <w:rPr>
          <w:rFonts w:ascii="Verdana" w:hAnsi="Verdana"/>
          <w:i/>
          <w:iCs/>
          <w:sz w:val="20"/>
          <w:szCs w:val="20"/>
        </w:rPr>
        <w:t xml:space="preserve"> or opportunity</w:t>
      </w:r>
      <w:r w:rsidRPr="00DF3EA4">
        <w:rPr>
          <w:rFonts w:ascii="Verdana" w:hAnsi="Verdana"/>
          <w:i/>
          <w:iCs/>
          <w:sz w:val="20"/>
          <w:szCs w:val="20"/>
        </w:rPr>
        <w:t xml:space="preserve">. As stated, you want to exemplify what you have learned in your </w:t>
      </w:r>
      <w:r w:rsidR="008D0341" w:rsidRPr="00DF3EA4">
        <w:rPr>
          <w:rFonts w:ascii="Verdana" w:hAnsi="Verdana"/>
          <w:i/>
          <w:iCs/>
          <w:sz w:val="20"/>
          <w:szCs w:val="20"/>
        </w:rPr>
        <w:t xml:space="preserve">BSCC </w:t>
      </w:r>
      <w:r w:rsidRPr="00DF3EA4">
        <w:rPr>
          <w:rFonts w:ascii="Verdana" w:hAnsi="Verdana"/>
          <w:i/>
          <w:iCs/>
          <w:sz w:val="20"/>
          <w:szCs w:val="20"/>
        </w:rPr>
        <w:t xml:space="preserve">program to showcase your skills. Remember, your topic exemplifies scholarship and research at the highest level and is significant and helpful to potential employers in identifying your abilities. </w:t>
      </w:r>
      <w:r w:rsidR="009738AA" w:rsidRPr="00DF3EA4">
        <w:rPr>
          <w:rFonts w:ascii="Verdana" w:hAnsi="Verdana"/>
          <w:i/>
          <w:iCs/>
          <w:sz w:val="20"/>
          <w:szCs w:val="20"/>
        </w:rPr>
        <w:t>Your</w:t>
      </w:r>
      <w:r w:rsidRPr="00DF3EA4">
        <w:rPr>
          <w:rFonts w:ascii="Verdana" w:hAnsi="Verdana"/>
          <w:i/>
          <w:iCs/>
          <w:sz w:val="20"/>
          <w:szCs w:val="20"/>
        </w:rPr>
        <w:t xml:space="preserve"> </w:t>
      </w:r>
      <w:r w:rsidR="00350DEC" w:rsidRPr="00DF3EA4">
        <w:rPr>
          <w:rFonts w:ascii="Verdana" w:hAnsi="Verdana"/>
          <w:i/>
          <w:iCs/>
          <w:sz w:val="20"/>
          <w:szCs w:val="20"/>
        </w:rPr>
        <w:t xml:space="preserve">project </w:t>
      </w:r>
      <w:r w:rsidRPr="00DF3EA4">
        <w:rPr>
          <w:rFonts w:ascii="Verdana" w:hAnsi="Verdana"/>
          <w:i/>
          <w:iCs/>
          <w:sz w:val="20"/>
          <w:szCs w:val="20"/>
        </w:rPr>
        <w:t xml:space="preserve">will be something you can </w:t>
      </w:r>
      <w:r w:rsidR="00F058C0">
        <w:rPr>
          <w:rFonts w:ascii="Verdana" w:hAnsi="Verdana"/>
          <w:i/>
          <w:iCs/>
          <w:sz w:val="20"/>
          <w:szCs w:val="20"/>
        </w:rPr>
        <w:t xml:space="preserve">always </w:t>
      </w:r>
      <w:r w:rsidRPr="00DF3EA4">
        <w:rPr>
          <w:rFonts w:ascii="Verdana" w:hAnsi="Verdana"/>
          <w:i/>
          <w:iCs/>
          <w:sz w:val="20"/>
          <w:szCs w:val="20"/>
        </w:rPr>
        <w:t>look back on with pride.</w:t>
      </w:r>
    </w:p>
    <w:p w14:paraId="55287015" w14:textId="77777777" w:rsidR="00FD30AA" w:rsidRPr="00DF3EA4" w:rsidRDefault="00FD30AA" w:rsidP="2A64E49E">
      <w:pPr>
        <w:spacing w:after="0" w:line="360" w:lineRule="auto"/>
        <w:rPr>
          <w:rFonts w:ascii="Verdana" w:hAnsi="Verdana"/>
          <w:i/>
          <w:iCs/>
          <w:sz w:val="20"/>
          <w:szCs w:val="20"/>
        </w:rPr>
      </w:pPr>
    </w:p>
    <w:p w14:paraId="19774667" w14:textId="77777777" w:rsidR="00FD30AA" w:rsidRPr="00DF3EA4" w:rsidRDefault="00FD30AA" w:rsidP="2A64E49E">
      <w:pPr>
        <w:spacing w:after="0" w:line="360" w:lineRule="auto"/>
        <w:rPr>
          <w:rFonts w:ascii="Verdana" w:hAnsi="Verdana"/>
          <w:i/>
          <w:iCs/>
          <w:sz w:val="20"/>
          <w:szCs w:val="20"/>
        </w:rPr>
      </w:pPr>
    </w:p>
    <w:p w14:paraId="0FD4A43A" w14:textId="77777777" w:rsidR="00FD30AA" w:rsidRPr="00DF3EA4" w:rsidRDefault="00FD30AA" w:rsidP="2A64E49E">
      <w:pPr>
        <w:spacing w:after="0" w:line="360" w:lineRule="auto"/>
        <w:rPr>
          <w:rFonts w:ascii="Verdana" w:hAnsi="Verdana"/>
          <w:i/>
          <w:iCs/>
          <w:sz w:val="20"/>
          <w:szCs w:val="20"/>
        </w:rPr>
      </w:pPr>
    </w:p>
    <w:p w14:paraId="6BAD117F" w14:textId="237E4D18" w:rsidR="00FD30AA" w:rsidRDefault="00FD30AA" w:rsidP="00FD30AA">
      <w:pPr>
        <w:spacing w:after="0" w:line="360" w:lineRule="auto"/>
        <w:rPr>
          <w:rFonts w:ascii="Verdana" w:hAnsi="Verdana" w:cstheme="minorHAnsi"/>
          <w:i/>
          <w:sz w:val="20"/>
          <w:szCs w:val="20"/>
        </w:rPr>
      </w:pPr>
      <w:r w:rsidRPr="00DF3EA4">
        <w:rPr>
          <w:rFonts w:ascii="Verdana" w:hAnsi="Verdana" w:cstheme="minorHAnsi"/>
          <w:i/>
          <w:sz w:val="20"/>
          <w:szCs w:val="20"/>
        </w:rPr>
        <w:t xml:space="preserve">The purpose of this document is to help you clearly state the </w:t>
      </w:r>
      <w:r w:rsidR="008D5867" w:rsidRPr="00DF3EA4">
        <w:rPr>
          <w:rFonts w:ascii="Verdana" w:hAnsi="Verdana"/>
          <w:i/>
          <w:iCs/>
          <w:sz w:val="20"/>
          <w:szCs w:val="20"/>
        </w:rPr>
        <w:t>business problem or opportunity</w:t>
      </w:r>
      <w:r w:rsidR="008D5867" w:rsidRPr="00DF3EA4" w:rsidDel="008D5867">
        <w:rPr>
          <w:rFonts w:ascii="Verdana" w:hAnsi="Verdana" w:cstheme="minorHAnsi"/>
          <w:i/>
          <w:sz w:val="20"/>
          <w:szCs w:val="20"/>
        </w:rPr>
        <w:t xml:space="preserve"> </w:t>
      </w:r>
      <w:r w:rsidRPr="00DF3EA4">
        <w:rPr>
          <w:rFonts w:ascii="Verdana" w:hAnsi="Verdana" w:cstheme="minorHAnsi"/>
          <w:i/>
          <w:sz w:val="20"/>
          <w:szCs w:val="20"/>
        </w:rPr>
        <w:t>you</w:t>
      </w:r>
      <w:r>
        <w:rPr>
          <w:rFonts w:ascii="Verdana" w:hAnsi="Verdana" w:cstheme="minorHAnsi"/>
          <w:i/>
          <w:sz w:val="20"/>
          <w:szCs w:val="20"/>
        </w:rPr>
        <w:t xml:space="preserve"> will be exploring in your capstone project, your project’s scope, and your timeline in order to assure that these align with your degree emphasis. Without clearly defining each of these areas, you will not have a complete and realistic overview of your project, and it cannot be accurately assessed whether your project will be acceptable for the purposes of these courses. Of course, if this </w:t>
      </w:r>
      <w:r w:rsidR="00767962">
        <w:rPr>
          <w:rFonts w:ascii="Verdana" w:hAnsi="Verdana" w:cstheme="minorHAnsi"/>
          <w:i/>
          <w:sz w:val="20"/>
          <w:szCs w:val="20"/>
        </w:rPr>
        <w:t xml:space="preserve">is </w:t>
      </w:r>
      <w:r>
        <w:rPr>
          <w:rFonts w:ascii="Verdana" w:hAnsi="Verdana" w:cstheme="minorHAnsi"/>
          <w:i/>
          <w:sz w:val="20"/>
          <w:szCs w:val="20"/>
        </w:rPr>
        <w:t>a project that you have already completed at work or elsewhere, this should be easy to fill in</w:t>
      </w:r>
      <w:r w:rsidR="00767962">
        <w:rPr>
          <w:rFonts w:ascii="Verdana" w:hAnsi="Verdana" w:cstheme="minorHAnsi"/>
          <w:i/>
          <w:sz w:val="20"/>
          <w:szCs w:val="20"/>
        </w:rPr>
        <w:t>.</w:t>
      </w:r>
      <w:r>
        <w:rPr>
          <w:rFonts w:ascii="Verdana" w:hAnsi="Verdana" w:cstheme="minorHAnsi"/>
          <w:i/>
          <w:sz w:val="20"/>
          <w:szCs w:val="20"/>
        </w:rPr>
        <w:t xml:space="preserve"> Many students do use a project they have already completed in the past several years. In that case, you will write the proposal as if the project ha</w:t>
      </w:r>
      <w:r w:rsidR="00767962">
        <w:rPr>
          <w:rFonts w:ascii="Verdana" w:hAnsi="Verdana" w:cstheme="minorHAnsi"/>
          <w:i/>
          <w:sz w:val="20"/>
          <w:szCs w:val="20"/>
        </w:rPr>
        <w:t>s</w:t>
      </w:r>
      <w:r>
        <w:rPr>
          <w:rFonts w:ascii="Verdana" w:hAnsi="Verdana" w:cstheme="minorHAnsi"/>
          <w:i/>
          <w:sz w:val="20"/>
          <w:szCs w:val="20"/>
        </w:rPr>
        <w:t xml:space="preserve"> not been done yet. If you have not yet done your project, this document can help make sure the </w:t>
      </w:r>
      <w:r w:rsidR="00767962">
        <w:rPr>
          <w:rFonts w:ascii="Verdana" w:hAnsi="Verdana" w:cstheme="minorHAnsi"/>
          <w:i/>
          <w:sz w:val="20"/>
          <w:szCs w:val="20"/>
        </w:rPr>
        <w:t xml:space="preserve">topic </w:t>
      </w:r>
      <w:r>
        <w:rPr>
          <w:rFonts w:ascii="Verdana" w:hAnsi="Verdana" w:cstheme="minorHAnsi"/>
          <w:i/>
          <w:sz w:val="20"/>
          <w:szCs w:val="20"/>
        </w:rPr>
        <w:t>scope is within the acceptable range for this capstone. A</w:t>
      </w:r>
      <w:r w:rsidR="00787A3A">
        <w:rPr>
          <w:rFonts w:ascii="Verdana" w:hAnsi="Verdana" w:cstheme="minorHAnsi"/>
          <w:i/>
          <w:sz w:val="20"/>
          <w:szCs w:val="20"/>
        </w:rPr>
        <w:t>n</w:t>
      </w:r>
      <w:r>
        <w:rPr>
          <w:rFonts w:ascii="Verdana" w:hAnsi="Verdana" w:cstheme="minorHAnsi"/>
          <w:i/>
          <w:sz w:val="20"/>
          <w:szCs w:val="20"/>
        </w:rPr>
        <w:t xml:space="preserve"> instructor will approve this form before </w:t>
      </w:r>
      <w:r w:rsidR="00767962">
        <w:rPr>
          <w:rFonts w:ascii="Verdana" w:hAnsi="Verdana" w:cstheme="minorHAnsi"/>
          <w:i/>
          <w:sz w:val="20"/>
          <w:szCs w:val="20"/>
        </w:rPr>
        <w:t xml:space="preserve">you </w:t>
      </w:r>
      <w:r>
        <w:rPr>
          <w:rFonts w:ascii="Verdana" w:hAnsi="Verdana" w:cstheme="minorHAnsi"/>
          <w:i/>
          <w:sz w:val="20"/>
          <w:szCs w:val="20"/>
        </w:rPr>
        <w:t>submit this task for evaluation. The task will not be evaluated without a</w:t>
      </w:r>
      <w:r w:rsidR="00787A3A">
        <w:rPr>
          <w:rFonts w:ascii="Verdana" w:hAnsi="Verdana" w:cstheme="minorHAnsi"/>
          <w:i/>
          <w:sz w:val="20"/>
          <w:szCs w:val="20"/>
        </w:rPr>
        <w:t xml:space="preserve">n </w:t>
      </w:r>
      <w:r>
        <w:rPr>
          <w:rFonts w:ascii="Verdana" w:hAnsi="Verdana" w:cstheme="minorHAnsi"/>
          <w:i/>
          <w:sz w:val="20"/>
          <w:szCs w:val="20"/>
        </w:rPr>
        <w:t>instructor’s signature</w:t>
      </w:r>
      <w:r w:rsidR="00767962">
        <w:rPr>
          <w:rFonts w:ascii="Verdana" w:hAnsi="Verdana" w:cstheme="minorHAnsi"/>
          <w:i/>
          <w:sz w:val="20"/>
          <w:szCs w:val="20"/>
        </w:rPr>
        <w:t xml:space="preserve"> on this form</w:t>
      </w:r>
      <w:r>
        <w:rPr>
          <w:rFonts w:ascii="Verdana" w:hAnsi="Verdana" w:cstheme="minorHAnsi"/>
          <w:i/>
          <w:sz w:val="20"/>
          <w:szCs w:val="20"/>
        </w:rPr>
        <w:t>. The</w:t>
      </w:r>
      <w:r w:rsidR="00787A3A">
        <w:rPr>
          <w:rFonts w:ascii="Verdana" w:hAnsi="Verdana" w:cstheme="minorHAnsi"/>
          <w:i/>
          <w:sz w:val="20"/>
          <w:szCs w:val="20"/>
        </w:rPr>
        <w:t xml:space="preserve"> </w:t>
      </w:r>
      <w:r>
        <w:rPr>
          <w:rFonts w:ascii="Verdana" w:hAnsi="Verdana" w:cstheme="minorHAnsi"/>
          <w:i/>
          <w:sz w:val="20"/>
          <w:szCs w:val="20"/>
        </w:rPr>
        <w:t>instructor may ask for additional information before approving the form.</w:t>
      </w:r>
    </w:p>
    <w:p w14:paraId="69851977" w14:textId="77777777" w:rsidR="00FD30AA" w:rsidRDefault="00FD30AA" w:rsidP="00FD30AA">
      <w:pPr>
        <w:spacing w:after="0" w:line="360" w:lineRule="auto"/>
        <w:rPr>
          <w:rFonts w:ascii="Verdana" w:hAnsi="Verdana" w:cstheme="minorHAnsi"/>
          <w:i/>
          <w:sz w:val="20"/>
          <w:szCs w:val="20"/>
        </w:rPr>
      </w:pPr>
    </w:p>
    <w:p w14:paraId="322ECC76" w14:textId="77777777" w:rsidR="00FD30AA" w:rsidRDefault="00FD30AA" w:rsidP="00FD30AA">
      <w:pPr>
        <w:spacing w:after="0" w:line="360" w:lineRule="auto"/>
        <w:rPr>
          <w:rFonts w:ascii="Verdana" w:hAnsi="Verdana" w:cstheme="minorHAnsi"/>
          <w:i/>
          <w:sz w:val="20"/>
          <w:szCs w:val="20"/>
        </w:rPr>
      </w:pPr>
    </w:p>
    <w:p w14:paraId="4866A9BA" w14:textId="77777777" w:rsidR="00FD30AA" w:rsidRDefault="00FD30AA" w:rsidP="00FD30AA">
      <w:pPr>
        <w:spacing w:after="0" w:line="360" w:lineRule="auto"/>
        <w:rPr>
          <w:rFonts w:ascii="Verdana" w:hAnsi="Verdana" w:cstheme="minorHAnsi"/>
          <w:i/>
          <w:sz w:val="20"/>
          <w:szCs w:val="20"/>
        </w:rPr>
      </w:pPr>
      <w:r w:rsidRPr="00787A3A">
        <w:rPr>
          <w:rFonts w:ascii="Verdana" w:hAnsi="Verdana" w:cstheme="minorHAnsi"/>
          <w:i/>
          <w:sz w:val="20"/>
          <w:szCs w:val="20"/>
        </w:rPr>
        <w:t>Before submitting this form for approval, please remove all italicized directions in the form.</w:t>
      </w:r>
    </w:p>
    <w:p w14:paraId="1911C8E0" w14:textId="70D1A134" w:rsidR="00FD30AA" w:rsidRDefault="00FD30AA" w:rsidP="00FD30AA">
      <w:pPr>
        <w:spacing w:after="0" w:line="360" w:lineRule="auto"/>
        <w:rPr>
          <w:rFonts w:ascii="Verdana" w:hAnsi="Verdana" w:cstheme="minorHAnsi"/>
          <w:b/>
          <w:i/>
          <w:sz w:val="20"/>
          <w:szCs w:val="20"/>
        </w:rPr>
      </w:pPr>
      <w:r>
        <w:rPr>
          <w:rFonts w:ascii="Verdana" w:hAnsi="Verdana" w:cstheme="minorHAnsi"/>
          <w:b/>
          <w:i/>
          <w:sz w:val="20"/>
          <w:szCs w:val="20"/>
        </w:rPr>
        <w:t xml:space="preserve">Please only submit </w:t>
      </w:r>
      <w:r w:rsidR="009E4C1F">
        <w:rPr>
          <w:rFonts w:ascii="Verdana" w:hAnsi="Verdana" w:cstheme="minorHAnsi"/>
          <w:b/>
          <w:i/>
          <w:sz w:val="20"/>
          <w:szCs w:val="20"/>
        </w:rPr>
        <w:t>this</w:t>
      </w:r>
      <w:r>
        <w:rPr>
          <w:rFonts w:ascii="Verdana" w:hAnsi="Verdana" w:cstheme="minorHAnsi"/>
          <w:b/>
          <w:i/>
          <w:sz w:val="20"/>
          <w:szCs w:val="20"/>
        </w:rPr>
        <w:t xml:space="preserve"> </w:t>
      </w:r>
      <w:r w:rsidR="009E4C1F">
        <w:rPr>
          <w:rFonts w:ascii="Verdana" w:hAnsi="Verdana" w:cstheme="minorHAnsi"/>
          <w:b/>
          <w:i/>
          <w:sz w:val="20"/>
          <w:szCs w:val="20"/>
        </w:rPr>
        <w:t>t</w:t>
      </w:r>
      <w:r>
        <w:rPr>
          <w:rFonts w:ascii="Verdana" w:hAnsi="Verdana" w:cstheme="minorHAnsi"/>
          <w:b/>
          <w:i/>
          <w:sz w:val="20"/>
          <w:szCs w:val="20"/>
        </w:rPr>
        <w:t xml:space="preserve">opic </w:t>
      </w:r>
      <w:r w:rsidR="009E4C1F">
        <w:rPr>
          <w:rFonts w:ascii="Verdana" w:hAnsi="Verdana" w:cstheme="minorHAnsi"/>
          <w:b/>
          <w:i/>
          <w:sz w:val="20"/>
          <w:szCs w:val="20"/>
        </w:rPr>
        <w:t>a</w:t>
      </w:r>
      <w:r>
        <w:rPr>
          <w:rFonts w:ascii="Verdana" w:hAnsi="Verdana" w:cstheme="minorHAnsi"/>
          <w:b/>
          <w:i/>
          <w:sz w:val="20"/>
          <w:szCs w:val="20"/>
        </w:rPr>
        <w:t xml:space="preserve">pproval </w:t>
      </w:r>
      <w:r w:rsidR="009E4C1F">
        <w:rPr>
          <w:rFonts w:ascii="Verdana" w:hAnsi="Verdana" w:cstheme="minorHAnsi"/>
          <w:b/>
          <w:i/>
          <w:sz w:val="20"/>
          <w:szCs w:val="20"/>
        </w:rPr>
        <w:t>f</w:t>
      </w:r>
      <w:r>
        <w:rPr>
          <w:rFonts w:ascii="Verdana" w:hAnsi="Verdana" w:cstheme="minorHAnsi"/>
          <w:b/>
          <w:i/>
          <w:sz w:val="20"/>
          <w:szCs w:val="20"/>
        </w:rPr>
        <w:t xml:space="preserve">orm </w:t>
      </w:r>
      <w:r w:rsidR="00767962">
        <w:rPr>
          <w:rFonts w:ascii="Verdana" w:hAnsi="Verdana" w:cstheme="minorHAnsi"/>
          <w:b/>
          <w:i/>
          <w:sz w:val="20"/>
          <w:szCs w:val="20"/>
        </w:rPr>
        <w:t xml:space="preserve">once it </w:t>
      </w:r>
      <w:r>
        <w:rPr>
          <w:rFonts w:ascii="Verdana" w:hAnsi="Verdana" w:cstheme="minorHAnsi"/>
          <w:b/>
          <w:i/>
          <w:sz w:val="20"/>
          <w:szCs w:val="20"/>
        </w:rPr>
        <w:t>has been signed by a</w:t>
      </w:r>
      <w:r w:rsidR="009E4C1F">
        <w:rPr>
          <w:rFonts w:ascii="Verdana" w:hAnsi="Verdana" w:cstheme="minorHAnsi"/>
          <w:b/>
          <w:i/>
          <w:sz w:val="20"/>
          <w:szCs w:val="20"/>
        </w:rPr>
        <w:t>n</w:t>
      </w:r>
      <w:r>
        <w:rPr>
          <w:rFonts w:ascii="Verdana" w:hAnsi="Verdana" w:cstheme="minorHAnsi"/>
          <w:b/>
          <w:i/>
          <w:sz w:val="20"/>
          <w:szCs w:val="20"/>
        </w:rPr>
        <w:t xml:space="preserve"> </w:t>
      </w:r>
      <w:r w:rsidR="00767962">
        <w:rPr>
          <w:rFonts w:ascii="Verdana" w:hAnsi="Verdana" w:cstheme="minorHAnsi"/>
          <w:b/>
          <w:i/>
          <w:sz w:val="20"/>
          <w:szCs w:val="20"/>
        </w:rPr>
        <w:t>i</w:t>
      </w:r>
      <w:r>
        <w:rPr>
          <w:rFonts w:ascii="Verdana" w:hAnsi="Verdana" w:cstheme="minorHAnsi"/>
          <w:b/>
          <w:i/>
          <w:sz w:val="20"/>
          <w:szCs w:val="20"/>
        </w:rPr>
        <w:t xml:space="preserve">nstructor for evaluation. </w:t>
      </w:r>
    </w:p>
    <w:p w14:paraId="6D4267CE" w14:textId="77777777" w:rsidR="006524DC" w:rsidRDefault="006524DC" w:rsidP="00FD30AA">
      <w:pPr>
        <w:spacing w:after="0" w:line="240" w:lineRule="auto"/>
        <w:jc w:val="center"/>
        <w:rPr>
          <w:rFonts w:ascii="Baskerville Old Face" w:hAnsi="Baskerville Old Face" w:cs="Arial"/>
          <w:b/>
          <w:color w:val="003057"/>
          <w:sz w:val="44"/>
        </w:rPr>
      </w:pPr>
    </w:p>
    <w:p w14:paraId="1A92DBF3" w14:textId="127352F6" w:rsidR="003703F0" w:rsidRDefault="00B14112" w:rsidP="00FD30AA">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lastRenderedPageBreak/>
        <w:t>B</w:t>
      </w:r>
      <w:r w:rsidR="003703F0">
        <w:rPr>
          <w:rFonts w:ascii="Baskerville Old Face" w:hAnsi="Baskerville Old Face" w:cs="Arial"/>
          <w:b/>
          <w:color w:val="003057"/>
          <w:sz w:val="44"/>
        </w:rPr>
        <w:t xml:space="preserve">S </w:t>
      </w:r>
      <w:r>
        <w:rPr>
          <w:rFonts w:ascii="Baskerville Old Face" w:hAnsi="Baskerville Old Face" w:cs="Arial"/>
          <w:b/>
          <w:color w:val="003057"/>
          <w:sz w:val="44"/>
        </w:rPr>
        <w:t>Cloud Computing</w:t>
      </w:r>
    </w:p>
    <w:p w14:paraId="5A5407E6" w14:textId="35410613" w:rsidR="00FD30AA" w:rsidRDefault="00FD30AA" w:rsidP="00FD30AA">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Capstone Topic Approval Form</w:t>
      </w:r>
    </w:p>
    <w:p w14:paraId="1D9FB8D9" w14:textId="77777777" w:rsidR="00FD30AA" w:rsidRDefault="00FD30AA" w:rsidP="00FD30AA">
      <w:pPr>
        <w:spacing w:after="0" w:line="240" w:lineRule="auto"/>
        <w:rPr>
          <w:rFonts w:ascii="Arial" w:hAnsi="Arial" w:cs="Arial"/>
          <w:sz w:val="20"/>
          <w:szCs w:val="20"/>
        </w:rPr>
      </w:pPr>
    </w:p>
    <w:p w14:paraId="138322BE" w14:textId="77777777" w:rsidR="00FD30AA" w:rsidRDefault="00FD30AA" w:rsidP="00FD30AA">
      <w:pPr>
        <w:spacing w:after="0" w:line="240" w:lineRule="auto"/>
        <w:rPr>
          <w:rFonts w:ascii="Arial" w:hAnsi="Arial" w:cs="Arial"/>
          <w:sz w:val="20"/>
          <w:szCs w:val="20"/>
        </w:rPr>
      </w:pPr>
    </w:p>
    <w:p w14:paraId="549C5BF7" w14:textId="0FA62624" w:rsidR="00FD30AA" w:rsidRDefault="00FD30AA" w:rsidP="00FD30AA">
      <w:pPr>
        <w:spacing w:after="0" w:line="240" w:lineRule="auto"/>
        <w:rPr>
          <w:rFonts w:ascii="Verdana" w:hAnsi="Verdana" w:cstheme="minorHAnsi"/>
          <w:sz w:val="20"/>
          <w:szCs w:val="20"/>
        </w:rPr>
      </w:pPr>
      <w:r w:rsidRPr="00FD30AA">
        <w:rPr>
          <w:rFonts w:ascii="Verdana" w:hAnsi="Verdana" w:cstheme="minorHAnsi"/>
          <w:sz w:val="20"/>
          <w:szCs w:val="20"/>
        </w:rPr>
        <w:t>The purpose of this document is to help you clearly explain your capstone topic, project scope,</w:t>
      </w:r>
      <w:r>
        <w:rPr>
          <w:rFonts w:ascii="Verdana" w:hAnsi="Verdana" w:cstheme="minorHAnsi"/>
          <w:sz w:val="20"/>
          <w:szCs w:val="20"/>
        </w:rPr>
        <w:t xml:space="preserve"> proposed technological solution, and timeline. Identify each of these areas so that you will have a complete and realistic overview of your project. Your assigned instructor cannot approve your project topic without this information.</w:t>
      </w:r>
    </w:p>
    <w:p w14:paraId="068F705D" w14:textId="77777777" w:rsidR="00FD30AA" w:rsidRDefault="00FD30AA" w:rsidP="00FD30AA">
      <w:pPr>
        <w:spacing w:after="0" w:line="240" w:lineRule="auto"/>
        <w:rPr>
          <w:rFonts w:ascii="Verdana" w:hAnsi="Verdana" w:cstheme="minorHAnsi"/>
          <w:i/>
          <w:iCs/>
          <w:sz w:val="20"/>
          <w:szCs w:val="20"/>
        </w:rPr>
      </w:pPr>
    </w:p>
    <w:p w14:paraId="10F7EEF9" w14:textId="5B72AF03" w:rsidR="00FD30AA" w:rsidRDefault="00FD30AA" w:rsidP="00FD30AA">
      <w:pPr>
        <w:spacing w:after="0" w:line="240" w:lineRule="auto"/>
        <w:rPr>
          <w:rFonts w:ascii="Verdana" w:hAnsi="Verdana" w:cstheme="minorHAnsi"/>
          <w:i/>
          <w:iCs/>
          <w:sz w:val="20"/>
          <w:szCs w:val="20"/>
        </w:rPr>
      </w:pPr>
      <w:r>
        <w:rPr>
          <w:rFonts w:ascii="Verdana" w:hAnsi="Verdana" w:cstheme="minorHAnsi"/>
          <w:i/>
          <w:iCs/>
          <w:sz w:val="20"/>
          <w:szCs w:val="20"/>
        </w:rPr>
        <w:t xml:space="preserve">Note: you must fill out and submit this form. The space beneath each area requiring </w:t>
      </w:r>
      <w:r w:rsidR="00DC6462">
        <w:rPr>
          <w:rFonts w:ascii="Verdana" w:hAnsi="Verdana" w:cstheme="minorHAnsi"/>
          <w:i/>
          <w:iCs/>
          <w:sz w:val="20"/>
          <w:szCs w:val="20"/>
        </w:rPr>
        <w:t>your response</w:t>
      </w:r>
      <w:r>
        <w:rPr>
          <w:rFonts w:ascii="Verdana" w:hAnsi="Verdana" w:cstheme="minorHAnsi"/>
          <w:i/>
          <w:iCs/>
          <w:sz w:val="20"/>
          <w:szCs w:val="20"/>
        </w:rPr>
        <w:t xml:space="preserve"> will expand as needed. Any cost associated with </w:t>
      </w:r>
      <w:r w:rsidR="00767962">
        <w:rPr>
          <w:rFonts w:ascii="Verdana" w:hAnsi="Verdana" w:cstheme="minorHAnsi"/>
          <w:i/>
          <w:iCs/>
          <w:sz w:val="20"/>
          <w:szCs w:val="20"/>
        </w:rPr>
        <w:t xml:space="preserve">the </w:t>
      </w:r>
      <w:r>
        <w:rPr>
          <w:rFonts w:ascii="Verdana" w:hAnsi="Verdana" w:cstheme="minorHAnsi"/>
          <w:i/>
          <w:iCs/>
          <w:sz w:val="20"/>
          <w:szCs w:val="20"/>
        </w:rPr>
        <w:t>development of the capstone will be the responsibility of the student.</w:t>
      </w:r>
    </w:p>
    <w:p w14:paraId="479259A5" w14:textId="5485F165" w:rsidR="00787A3A" w:rsidRDefault="00787A3A" w:rsidP="00FD30AA">
      <w:pPr>
        <w:spacing w:after="0" w:line="240" w:lineRule="auto"/>
        <w:rPr>
          <w:rFonts w:ascii="Verdana" w:hAnsi="Verdana" w:cstheme="minorHAnsi"/>
          <w:i/>
          <w:iCs/>
          <w:sz w:val="20"/>
          <w:szCs w:val="20"/>
        </w:rPr>
      </w:pPr>
    </w:p>
    <w:p w14:paraId="768BE856" w14:textId="77777777" w:rsidR="00FD30AA" w:rsidRPr="00FD30AA" w:rsidRDefault="00FD30AA" w:rsidP="00FD30AA">
      <w:pPr>
        <w:spacing w:before="20" w:after="40"/>
        <w:outlineLvl w:val="0"/>
        <w:rPr>
          <w:rFonts w:ascii="Verdana" w:hAnsi="Verdana"/>
          <w:b/>
          <w:sz w:val="20"/>
          <w:szCs w:val="20"/>
        </w:rPr>
      </w:pPr>
      <w:r w:rsidRPr="00FD30AA">
        <w:rPr>
          <w:rFonts w:ascii="Verdana" w:hAnsi="Verdana"/>
          <w:b/>
          <w:sz w:val="20"/>
          <w:szCs w:val="20"/>
        </w:rPr>
        <w:t>STUDENT NAME and ID:</w:t>
      </w:r>
    </w:p>
    <w:p w14:paraId="705D16FD" w14:textId="77777777" w:rsidR="00FD30AA" w:rsidRPr="00FD30AA" w:rsidRDefault="00FD30AA" w:rsidP="00FD30AA">
      <w:pPr>
        <w:spacing w:before="20" w:after="40"/>
        <w:outlineLvl w:val="0"/>
        <w:rPr>
          <w:rFonts w:ascii="Verdana" w:hAnsi="Verdana"/>
          <w:sz w:val="20"/>
          <w:szCs w:val="20"/>
        </w:rPr>
      </w:pPr>
      <w:r w:rsidRPr="00FD30AA">
        <w:rPr>
          <w:rFonts w:ascii="Verdana" w:hAnsi="Verdana"/>
          <w:sz w:val="20"/>
          <w:szCs w:val="20"/>
        </w:rPr>
        <w:t xml:space="preserve">Student name: </w:t>
      </w:r>
    </w:p>
    <w:p w14:paraId="3E47C98B" w14:textId="77777777" w:rsidR="00FD30AA" w:rsidRPr="00FD30AA" w:rsidRDefault="00FD30AA" w:rsidP="00FD30AA">
      <w:pPr>
        <w:spacing w:before="20" w:after="40"/>
        <w:outlineLvl w:val="0"/>
        <w:rPr>
          <w:rFonts w:ascii="Verdana" w:hAnsi="Verdana"/>
          <w:sz w:val="20"/>
          <w:szCs w:val="20"/>
        </w:rPr>
      </w:pPr>
    </w:p>
    <w:p w14:paraId="630BA70C" w14:textId="77777777" w:rsidR="00FD30AA" w:rsidRPr="00FD30AA" w:rsidRDefault="00FD30AA" w:rsidP="00FD30AA">
      <w:pPr>
        <w:spacing w:before="20" w:after="40"/>
        <w:outlineLvl w:val="0"/>
        <w:rPr>
          <w:rFonts w:ascii="Verdana" w:hAnsi="Verdana"/>
          <w:sz w:val="20"/>
          <w:szCs w:val="20"/>
        </w:rPr>
      </w:pPr>
      <w:r w:rsidRPr="00FD30AA">
        <w:rPr>
          <w:rFonts w:ascii="Verdana" w:hAnsi="Verdana"/>
          <w:sz w:val="20"/>
          <w:szCs w:val="20"/>
        </w:rPr>
        <w:t>Student ID:</w:t>
      </w:r>
    </w:p>
    <w:p w14:paraId="5114511F" w14:textId="77777777" w:rsidR="00FD30AA" w:rsidRPr="00FD30AA" w:rsidRDefault="00FD30AA" w:rsidP="00FD30AA">
      <w:pPr>
        <w:spacing w:before="20" w:after="40"/>
        <w:outlineLvl w:val="0"/>
        <w:rPr>
          <w:rFonts w:ascii="Verdana" w:hAnsi="Verdana"/>
          <w:b/>
          <w:sz w:val="20"/>
          <w:szCs w:val="20"/>
        </w:rPr>
      </w:pPr>
    </w:p>
    <w:p w14:paraId="13790355" w14:textId="77777777" w:rsidR="00FD30AA" w:rsidRPr="00FD30AA" w:rsidRDefault="00FD30AA" w:rsidP="00FD30AA">
      <w:pPr>
        <w:spacing w:before="20" w:after="40"/>
        <w:outlineLvl w:val="0"/>
        <w:rPr>
          <w:rFonts w:ascii="Verdana" w:hAnsi="Verdana"/>
          <w:b/>
          <w:sz w:val="20"/>
          <w:szCs w:val="20"/>
        </w:rPr>
      </w:pPr>
      <w:r w:rsidRPr="00FD30AA">
        <w:rPr>
          <w:rFonts w:ascii="Verdana" w:hAnsi="Verdana"/>
          <w:b/>
          <w:sz w:val="20"/>
          <w:szCs w:val="20"/>
        </w:rPr>
        <w:t>INFORM INSTRUCTOR:</w:t>
      </w:r>
    </w:p>
    <w:p w14:paraId="24818B07" w14:textId="2232B231" w:rsidR="00FD30AA" w:rsidRDefault="00FD30AA" w:rsidP="00FD30AA">
      <w:pPr>
        <w:rPr>
          <w:rFonts w:ascii="Verdana" w:hAnsi="Verdana"/>
          <w:sz w:val="20"/>
          <w:szCs w:val="20"/>
        </w:rPr>
      </w:pPr>
      <w:r w:rsidRPr="00FD30AA">
        <w:rPr>
          <w:rFonts w:ascii="Verdana" w:hAnsi="Verdana"/>
          <w:sz w:val="20"/>
          <w:szCs w:val="20"/>
        </w:rPr>
        <w:t>Potential use of proprietary company information: (Y/N)</w:t>
      </w:r>
      <w:r w:rsidRPr="00FD30AA">
        <w:rPr>
          <w:rFonts w:ascii="Verdana" w:hAnsi="Verdana"/>
          <w:sz w:val="20"/>
          <w:szCs w:val="20"/>
        </w:rPr>
        <w:br/>
      </w:r>
    </w:p>
    <w:p w14:paraId="566AC3EB" w14:textId="2AE766A0" w:rsidR="00607D9F" w:rsidRPr="00915F27" w:rsidRDefault="00027EB4" w:rsidP="008E3BB2">
      <w:pPr>
        <w:autoSpaceDE w:val="0"/>
        <w:autoSpaceDN w:val="0"/>
        <w:adjustRightInd w:val="0"/>
        <w:spacing w:after="0" w:line="240" w:lineRule="auto"/>
        <w:contextualSpacing/>
        <w:rPr>
          <w:rFonts w:ascii="Verdana" w:eastAsia="Times New Roman" w:hAnsi="Verdana" w:cs="TimesNewRomanPS-BoldMT"/>
          <w:bCs/>
          <w:sz w:val="20"/>
          <w:szCs w:val="20"/>
        </w:rPr>
      </w:pPr>
      <w:r>
        <w:rPr>
          <w:rFonts w:ascii="Verdana" w:hAnsi="Verdana"/>
          <w:sz w:val="20"/>
          <w:szCs w:val="20"/>
        </w:rPr>
        <w:t xml:space="preserve">Please indicate </w:t>
      </w:r>
      <w:r w:rsidR="00607D9F">
        <w:rPr>
          <w:rFonts w:ascii="Verdana" w:hAnsi="Verdana"/>
          <w:sz w:val="20"/>
          <w:szCs w:val="20"/>
        </w:rPr>
        <w:t xml:space="preserve">which track of the </w:t>
      </w:r>
      <w:r w:rsidR="00607D9F">
        <w:rPr>
          <w:rFonts w:ascii="Verdana" w:eastAsia="Times New Roman" w:hAnsi="Verdana" w:cs="TimesNewRomanPS-BoldMT"/>
          <w:bCs/>
          <w:sz w:val="20"/>
          <w:szCs w:val="20"/>
        </w:rPr>
        <w:t xml:space="preserve">BS Cloud Computing </w:t>
      </w:r>
      <w:r>
        <w:rPr>
          <w:rFonts w:ascii="Verdana" w:eastAsia="Times New Roman" w:hAnsi="Verdana" w:cs="TimesNewRomanPS-BoldMT"/>
          <w:bCs/>
          <w:sz w:val="20"/>
          <w:szCs w:val="20"/>
        </w:rPr>
        <w:t xml:space="preserve">program </w:t>
      </w:r>
      <w:r w:rsidR="00607D9F">
        <w:rPr>
          <w:rFonts w:ascii="Verdana" w:eastAsia="Times New Roman" w:hAnsi="Verdana" w:cs="TimesNewRomanPS-BoldMT"/>
          <w:bCs/>
          <w:sz w:val="20"/>
          <w:szCs w:val="20"/>
        </w:rPr>
        <w:t>you are enrolled in:</w:t>
      </w:r>
    </w:p>
    <w:p w14:paraId="3E8364FB" w14:textId="58EB031C" w:rsidR="00931F9A" w:rsidRDefault="00931F9A" w:rsidP="00FD30AA">
      <w:pPr>
        <w:rPr>
          <w:rFonts w:ascii="Verdana" w:hAnsi="Verdana"/>
          <w:sz w:val="20"/>
          <w:szCs w:val="20"/>
        </w:rPr>
      </w:pPr>
    </w:p>
    <w:p w14:paraId="4ABFEC6B" w14:textId="593D2091" w:rsidR="00EB7DBD" w:rsidRPr="00915F27" w:rsidRDefault="00EB7DBD" w:rsidP="00EB7DBD">
      <w:pPr>
        <w:numPr>
          <w:ilvl w:val="0"/>
          <w:numId w:val="6"/>
        </w:numPr>
        <w:autoSpaceDE w:val="0"/>
        <w:autoSpaceDN w:val="0"/>
        <w:adjustRightInd w:val="0"/>
        <w:spacing w:after="0" w:line="240" w:lineRule="auto"/>
        <w:contextualSpacing/>
        <w:rPr>
          <w:rFonts w:ascii="Verdana" w:eastAsia="Times New Roman" w:hAnsi="Verdana" w:cs="TimesNewRomanPS-BoldMT"/>
          <w:bCs/>
          <w:sz w:val="20"/>
          <w:szCs w:val="20"/>
        </w:rPr>
      </w:pPr>
      <w:r>
        <w:rPr>
          <w:rFonts w:ascii="Verdana" w:eastAsia="Times New Roman" w:hAnsi="Verdana" w:cs="TimesNewRomanPS-BoldMT"/>
          <w:bCs/>
          <w:sz w:val="20"/>
          <w:szCs w:val="20"/>
        </w:rPr>
        <w:t>BS Cloud Computing</w:t>
      </w:r>
      <w:r w:rsidR="008D5867">
        <w:rPr>
          <w:rFonts w:ascii="Verdana" w:eastAsia="Times New Roman" w:hAnsi="Verdana" w:cs="TimesNewRomanPS-BoldMT"/>
          <w:bCs/>
          <w:sz w:val="20"/>
          <w:szCs w:val="20"/>
        </w:rPr>
        <w:t xml:space="preserve"> - Multicloud</w:t>
      </w:r>
    </w:p>
    <w:p w14:paraId="165B7995" w14:textId="06D0789E" w:rsidR="003B6C99" w:rsidRPr="00D04A1E" w:rsidRDefault="00D04A1E" w:rsidP="008E3BB2">
      <w:pPr>
        <w:numPr>
          <w:ilvl w:val="0"/>
          <w:numId w:val="6"/>
        </w:numPr>
        <w:autoSpaceDE w:val="0"/>
        <w:autoSpaceDN w:val="0"/>
        <w:adjustRightInd w:val="0"/>
        <w:spacing w:after="0" w:line="240" w:lineRule="auto"/>
        <w:contextualSpacing/>
        <w:rPr>
          <w:rFonts w:ascii="Verdana" w:eastAsia="Times New Roman" w:hAnsi="Verdana" w:cs="TimesNewRomanPS-BoldMT"/>
          <w:bCs/>
          <w:sz w:val="20"/>
          <w:szCs w:val="20"/>
        </w:rPr>
      </w:pPr>
      <w:r>
        <w:rPr>
          <w:rFonts w:ascii="Verdana" w:eastAsia="Times New Roman" w:hAnsi="Verdana" w:cs="TimesNewRomanPS-BoldMT"/>
          <w:bCs/>
          <w:sz w:val="20"/>
          <w:szCs w:val="20"/>
        </w:rPr>
        <w:t xml:space="preserve">BS Cloud Computing </w:t>
      </w:r>
      <w:r w:rsidR="00182495">
        <w:rPr>
          <w:rFonts w:ascii="Verdana" w:eastAsia="Times New Roman" w:hAnsi="Verdana" w:cs="TimesNewRomanPS-BoldMT"/>
          <w:bCs/>
          <w:sz w:val="20"/>
          <w:szCs w:val="20"/>
        </w:rPr>
        <w:t>– Amazon Web Services (AWS) track</w:t>
      </w:r>
    </w:p>
    <w:p w14:paraId="430314C6" w14:textId="1C322413" w:rsidR="00182495" w:rsidRPr="00915F27" w:rsidRDefault="00182495" w:rsidP="00182495">
      <w:pPr>
        <w:numPr>
          <w:ilvl w:val="0"/>
          <w:numId w:val="6"/>
        </w:numPr>
        <w:autoSpaceDE w:val="0"/>
        <w:autoSpaceDN w:val="0"/>
        <w:adjustRightInd w:val="0"/>
        <w:spacing w:after="0" w:line="240" w:lineRule="auto"/>
        <w:contextualSpacing/>
        <w:rPr>
          <w:rFonts w:ascii="Verdana" w:eastAsia="Times New Roman" w:hAnsi="Verdana" w:cs="TimesNewRomanPS-BoldMT"/>
          <w:bCs/>
          <w:sz w:val="20"/>
          <w:szCs w:val="20"/>
        </w:rPr>
      </w:pPr>
      <w:r>
        <w:rPr>
          <w:rFonts w:ascii="Verdana" w:eastAsia="Times New Roman" w:hAnsi="Verdana" w:cs="TimesNewRomanPS-BoldMT"/>
          <w:bCs/>
          <w:sz w:val="20"/>
          <w:szCs w:val="20"/>
        </w:rPr>
        <w:t xml:space="preserve">BS Cloud Computing – </w:t>
      </w:r>
      <w:r w:rsidR="00C31B17">
        <w:rPr>
          <w:rFonts w:ascii="Verdana" w:eastAsia="Times New Roman" w:hAnsi="Verdana" w:cs="TimesNewRomanPS-BoldMT"/>
          <w:bCs/>
          <w:sz w:val="20"/>
          <w:szCs w:val="20"/>
        </w:rPr>
        <w:t>Microsoft Azure</w:t>
      </w:r>
      <w:r>
        <w:rPr>
          <w:rFonts w:ascii="Verdana" w:eastAsia="Times New Roman" w:hAnsi="Verdana" w:cs="TimesNewRomanPS-BoldMT"/>
          <w:bCs/>
          <w:sz w:val="20"/>
          <w:szCs w:val="20"/>
        </w:rPr>
        <w:t xml:space="preserve"> track</w:t>
      </w:r>
    </w:p>
    <w:p w14:paraId="530A99E2" w14:textId="1118C2FF" w:rsidR="003B6C99" w:rsidRDefault="008D5867" w:rsidP="008D5867">
      <w:pPr>
        <w:tabs>
          <w:tab w:val="left" w:pos="2558"/>
        </w:tabs>
        <w:autoSpaceDE w:val="0"/>
        <w:autoSpaceDN w:val="0"/>
        <w:adjustRightInd w:val="0"/>
        <w:spacing w:after="0" w:line="240" w:lineRule="auto"/>
        <w:contextualSpacing/>
        <w:rPr>
          <w:rFonts w:ascii="Verdana" w:hAnsi="Verdana"/>
          <w:sz w:val="20"/>
          <w:szCs w:val="20"/>
        </w:rPr>
      </w:pPr>
      <w:r>
        <w:rPr>
          <w:rFonts w:ascii="Verdana" w:hAnsi="Verdana"/>
          <w:sz w:val="20"/>
          <w:szCs w:val="20"/>
        </w:rPr>
        <w:tab/>
      </w:r>
    </w:p>
    <w:p w14:paraId="7DFD763E" w14:textId="77777777" w:rsidR="008D5867" w:rsidRPr="00182495" w:rsidRDefault="008D5867" w:rsidP="00DF3EA4">
      <w:pPr>
        <w:tabs>
          <w:tab w:val="left" w:pos="2558"/>
        </w:tabs>
        <w:autoSpaceDE w:val="0"/>
        <w:autoSpaceDN w:val="0"/>
        <w:adjustRightInd w:val="0"/>
        <w:spacing w:after="0" w:line="240" w:lineRule="auto"/>
        <w:contextualSpacing/>
        <w:rPr>
          <w:rFonts w:ascii="Verdana" w:hAnsi="Verdana"/>
          <w:sz w:val="20"/>
          <w:szCs w:val="20"/>
        </w:rPr>
      </w:pPr>
    </w:p>
    <w:p w14:paraId="7FD546F6" w14:textId="5A93A94C" w:rsidR="00FD30AA" w:rsidRPr="00DF3EA4" w:rsidRDefault="00DF3EA4" w:rsidP="00DF3EA4">
      <w:pPr>
        <w:spacing w:after="0" w:line="240" w:lineRule="auto"/>
        <w:rPr>
          <w:rFonts w:ascii="Verdana" w:hAnsi="Verdana"/>
          <w:sz w:val="20"/>
          <w:szCs w:val="20"/>
        </w:rPr>
      </w:pPr>
      <w:r w:rsidRPr="00DF3EA4">
        <w:rPr>
          <w:rFonts w:ascii="Verdana" w:hAnsi="Verdana"/>
          <w:bCs/>
          <w:sz w:val="20"/>
          <w:szCs w:val="20"/>
        </w:rPr>
        <w:t xml:space="preserve">1. </w:t>
      </w:r>
      <w:r w:rsidR="00FD30AA" w:rsidRPr="00DF3EA4">
        <w:rPr>
          <w:rFonts w:ascii="Verdana" w:hAnsi="Verdana"/>
          <w:bCs/>
          <w:sz w:val="20"/>
          <w:szCs w:val="20"/>
        </w:rPr>
        <w:t>P</w:t>
      </w:r>
      <w:r w:rsidR="00FD30AA" w:rsidRPr="00DF3EA4">
        <w:rPr>
          <w:rFonts w:ascii="Verdana" w:hAnsi="Verdana"/>
          <w:sz w:val="20"/>
          <w:szCs w:val="20"/>
        </w:rPr>
        <w:t>roject topic AND description:</w:t>
      </w:r>
    </w:p>
    <w:p w14:paraId="2983A010" w14:textId="1C3C6903" w:rsidR="003A3308" w:rsidRDefault="003A3308">
      <w:pPr>
        <w:pStyle w:val="NormalWeb"/>
        <w:spacing w:line="360" w:lineRule="auto"/>
        <w:jc w:val="both"/>
        <w:rPr>
          <w:ins w:id="0" w:author="Dagi" w:date="2026-02-04T11:58:00Z"/>
        </w:rPr>
        <w:pPrChange w:id="1" w:author="Dagi" w:date="2026-02-04T12:40:00Z">
          <w:pPr>
            <w:spacing w:before="100" w:beforeAutospacing="1" w:after="100" w:afterAutospacing="1" w:line="240" w:lineRule="auto"/>
          </w:pPr>
        </w:pPrChange>
      </w:pPr>
      <w:ins w:id="2" w:author="Dagi" w:date="2026-02-04T11:58:00Z">
        <w:r w:rsidRPr="00687C12">
          <w:rPr>
            <w:b/>
            <w:bCs/>
            <w:rPrChange w:id="3" w:author="Dagi" w:date="2026-02-04T12:40:00Z">
              <w:rPr/>
            </w:rPrChange>
          </w:rPr>
          <w:t>Topic:</w:t>
        </w:r>
        <w:r>
          <w:t xml:space="preserve"> Design and Evaluation of a Secure Document Workflow System Using AES-256 Encryption and Role-Based Access Control (RBAC)</w:t>
        </w:r>
      </w:ins>
    </w:p>
    <w:p w14:paraId="545409AB" w14:textId="6BDD896F" w:rsidR="00B438E2" w:rsidRPr="00DA475B" w:rsidRDefault="00B438E2">
      <w:pPr>
        <w:spacing w:before="100" w:beforeAutospacing="1" w:after="100" w:afterAutospacing="1" w:line="360" w:lineRule="auto"/>
        <w:jc w:val="both"/>
        <w:rPr>
          <w:ins w:id="4" w:author="Dagi" w:date="2026-02-04T11:00:00Z"/>
          <w:rFonts w:ascii="Times New Roman" w:eastAsia="Times New Roman" w:hAnsi="Times New Roman" w:cs="Times New Roman"/>
          <w:sz w:val="24"/>
          <w:szCs w:val="24"/>
        </w:rPr>
        <w:pPrChange w:id="5" w:author="Dagi" w:date="2026-02-04T12:40:00Z">
          <w:pPr>
            <w:spacing w:before="100" w:beforeAutospacing="1" w:after="100" w:afterAutospacing="1" w:line="240" w:lineRule="auto"/>
          </w:pPr>
        </w:pPrChange>
      </w:pPr>
      <w:ins w:id="6" w:author="Dagi" w:date="2026-02-04T11:00:00Z">
        <w:r w:rsidRPr="00DA475B">
          <w:rPr>
            <w:rFonts w:ascii="Times New Roman" w:eastAsia="Times New Roman" w:hAnsi="Times New Roman" w:cs="Times New Roman"/>
            <w:sz w:val="24"/>
            <w:szCs w:val="24"/>
          </w:rPr>
          <w:t>Th</w:t>
        </w:r>
      </w:ins>
      <w:ins w:id="7" w:author="Dagi" w:date="2026-02-11T12:10:00Z">
        <w:r w:rsidR="00A13488">
          <w:rPr>
            <w:rFonts w:ascii="Times New Roman" w:eastAsia="Times New Roman" w:hAnsi="Times New Roman" w:cs="Times New Roman"/>
            <w:sz w:val="24"/>
            <w:szCs w:val="24"/>
          </w:rPr>
          <w:t xml:space="preserve">e primary focus of the </w:t>
        </w:r>
      </w:ins>
      <w:ins w:id="8" w:author="Dagi" w:date="2026-02-04T11:00:00Z">
        <w:r w:rsidRPr="00DA475B">
          <w:rPr>
            <w:rFonts w:ascii="Times New Roman" w:eastAsia="Times New Roman" w:hAnsi="Times New Roman" w:cs="Times New Roman"/>
            <w:sz w:val="24"/>
            <w:szCs w:val="24"/>
          </w:rPr>
          <w:t>project</w:t>
        </w:r>
      </w:ins>
      <w:ins w:id="9" w:author="Dagi" w:date="2026-02-04T11:01:00Z">
        <w:r>
          <w:rPr>
            <w:rFonts w:ascii="Times New Roman" w:eastAsia="Times New Roman" w:hAnsi="Times New Roman" w:cs="Times New Roman"/>
            <w:sz w:val="24"/>
            <w:szCs w:val="24"/>
          </w:rPr>
          <w:t xml:space="preserve"> </w:t>
        </w:r>
      </w:ins>
      <w:ins w:id="10" w:author="Dagi" w:date="2026-02-11T12:10:00Z">
        <w:r w:rsidR="00A13488">
          <w:rPr>
            <w:rFonts w:ascii="Times New Roman" w:eastAsia="Times New Roman" w:hAnsi="Times New Roman" w:cs="Times New Roman"/>
            <w:sz w:val="24"/>
            <w:szCs w:val="24"/>
          </w:rPr>
          <w:t>is</w:t>
        </w:r>
      </w:ins>
      <w:ins w:id="11" w:author="Dagi" w:date="2026-02-04T11:00:00Z">
        <w:r w:rsidRPr="00DA475B">
          <w:rPr>
            <w:rFonts w:ascii="Times New Roman" w:eastAsia="Times New Roman" w:hAnsi="Times New Roman" w:cs="Times New Roman"/>
            <w:sz w:val="24"/>
            <w:szCs w:val="24"/>
          </w:rPr>
          <w:t xml:space="preserve"> on the design, implementation and evaluation of a secure document workflow system that integrates strong cryptographic protection with fine-grained</w:t>
        </w:r>
      </w:ins>
      <w:ins w:id="12" w:author="Dagi" w:date="2026-02-04T11:01:00Z">
        <w:r>
          <w:rPr>
            <w:rFonts w:ascii="Times New Roman" w:eastAsia="Times New Roman" w:hAnsi="Times New Roman" w:cs="Times New Roman"/>
            <w:sz w:val="24"/>
            <w:szCs w:val="24"/>
          </w:rPr>
          <w:t xml:space="preserve"> role-based</w:t>
        </w:r>
      </w:ins>
      <w:ins w:id="13" w:author="Dagi" w:date="2026-02-04T11:00:00Z">
        <w:r w:rsidRPr="00DA475B">
          <w:rPr>
            <w:rFonts w:ascii="Times New Roman" w:eastAsia="Times New Roman" w:hAnsi="Times New Roman" w:cs="Times New Roman"/>
            <w:sz w:val="24"/>
            <w:szCs w:val="24"/>
          </w:rPr>
          <w:t xml:space="preserve"> access management. </w:t>
        </w:r>
      </w:ins>
      <w:ins w:id="14" w:author="Dagi" w:date="2026-02-11T12:11:00Z">
        <w:r w:rsidR="00A13488">
          <w:rPr>
            <w:rFonts w:ascii="Times New Roman" w:eastAsia="Times New Roman" w:hAnsi="Times New Roman" w:cs="Times New Roman"/>
            <w:sz w:val="24"/>
            <w:szCs w:val="24"/>
          </w:rPr>
          <w:t xml:space="preserve">A symmetric encryption </w:t>
        </w:r>
      </w:ins>
      <w:ins w:id="15" w:author="Dagi" w:date="2026-02-04T11:01:00Z">
        <w:r w:rsidRPr="00DA475B">
          <w:rPr>
            <w:rFonts w:ascii="Times New Roman" w:eastAsia="Times New Roman" w:hAnsi="Times New Roman" w:cs="Times New Roman"/>
            <w:sz w:val="24"/>
            <w:szCs w:val="24"/>
          </w:rPr>
          <w:t xml:space="preserve">AES-256 </w:t>
        </w:r>
        <w:r>
          <w:rPr>
            <w:rFonts w:ascii="Times New Roman" w:eastAsia="Times New Roman" w:hAnsi="Times New Roman" w:cs="Times New Roman"/>
            <w:sz w:val="24"/>
            <w:szCs w:val="24"/>
          </w:rPr>
          <w:t xml:space="preserve">is </w:t>
        </w:r>
      </w:ins>
      <w:ins w:id="16" w:author="Dagi" w:date="2026-02-04T11:02:00Z">
        <w:r>
          <w:rPr>
            <w:rFonts w:ascii="Times New Roman" w:eastAsia="Times New Roman" w:hAnsi="Times New Roman" w:cs="Times New Roman"/>
            <w:sz w:val="24"/>
            <w:szCs w:val="24"/>
          </w:rPr>
          <w:t xml:space="preserve">included as the </w:t>
        </w:r>
      </w:ins>
      <w:ins w:id="17" w:author="Dagi" w:date="2026-02-04T11:00:00Z">
        <w:r w:rsidRPr="00DA475B">
          <w:rPr>
            <w:rFonts w:ascii="Times New Roman" w:eastAsia="Times New Roman" w:hAnsi="Times New Roman" w:cs="Times New Roman"/>
            <w:sz w:val="24"/>
            <w:szCs w:val="24"/>
          </w:rPr>
          <w:t xml:space="preserve">core security mechanisms </w:t>
        </w:r>
      </w:ins>
      <w:ins w:id="18" w:author="Dagi" w:date="2026-02-04T11:02:00Z">
        <w:r>
          <w:rPr>
            <w:rFonts w:ascii="Times New Roman" w:eastAsia="Times New Roman" w:hAnsi="Times New Roman" w:cs="Times New Roman"/>
            <w:sz w:val="24"/>
            <w:szCs w:val="24"/>
          </w:rPr>
          <w:t>to</w:t>
        </w:r>
      </w:ins>
      <w:ins w:id="19" w:author="Dagi" w:date="2026-02-04T11:00:00Z">
        <w:r w:rsidRPr="00DA475B">
          <w:rPr>
            <w:rFonts w:ascii="Times New Roman" w:eastAsia="Times New Roman" w:hAnsi="Times New Roman" w:cs="Times New Roman"/>
            <w:sz w:val="24"/>
            <w:szCs w:val="24"/>
          </w:rPr>
          <w:t xml:space="preserve"> protect</w:t>
        </w:r>
      </w:ins>
      <w:ins w:id="20" w:author="Dagi" w:date="2026-02-04T11:02:00Z">
        <w:r>
          <w:rPr>
            <w:rFonts w:ascii="Times New Roman" w:eastAsia="Times New Roman" w:hAnsi="Times New Roman" w:cs="Times New Roman"/>
            <w:sz w:val="24"/>
            <w:szCs w:val="24"/>
          </w:rPr>
          <w:t xml:space="preserve"> </w:t>
        </w:r>
      </w:ins>
      <w:ins w:id="21" w:author="Dagi" w:date="2026-02-04T11:00:00Z">
        <w:r w:rsidRPr="00DA475B">
          <w:rPr>
            <w:rFonts w:ascii="Times New Roman" w:eastAsia="Times New Roman" w:hAnsi="Times New Roman" w:cs="Times New Roman"/>
            <w:sz w:val="24"/>
            <w:szCs w:val="24"/>
          </w:rPr>
          <w:t>document confidentiality both at rest and in transit</w:t>
        </w:r>
      </w:ins>
      <w:ins w:id="22" w:author="Dagi" w:date="2026-02-11T12:11:00Z">
        <w:r w:rsidR="00A13488">
          <w:rPr>
            <w:rFonts w:ascii="Times New Roman" w:eastAsia="Times New Roman" w:hAnsi="Times New Roman" w:cs="Times New Roman"/>
            <w:sz w:val="24"/>
            <w:szCs w:val="24"/>
          </w:rPr>
          <w:t xml:space="preserve">. </w:t>
        </w:r>
      </w:ins>
      <w:ins w:id="23" w:author="Dagi" w:date="2026-02-04T11:00:00Z">
        <w:r w:rsidRPr="00DA475B">
          <w:rPr>
            <w:rFonts w:ascii="Times New Roman" w:eastAsia="Times New Roman" w:hAnsi="Times New Roman" w:cs="Times New Roman"/>
            <w:sz w:val="24"/>
            <w:szCs w:val="24"/>
          </w:rPr>
          <w:t xml:space="preserve">Role-Based Access Control (RBAC) </w:t>
        </w:r>
      </w:ins>
      <w:ins w:id="24" w:author="Dagi" w:date="2026-02-11T12:12:00Z">
        <w:r w:rsidR="00A13488">
          <w:rPr>
            <w:rFonts w:ascii="Times New Roman" w:eastAsia="Times New Roman" w:hAnsi="Times New Roman" w:cs="Times New Roman"/>
            <w:sz w:val="24"/>
            <w:szCs w:val="24"/>
          </w:rPr>
          <w:t xml:space="preserve">is implemented </w:t>
        </w:r>
      </w:ins>
      <w:ins w:id="25" w:author="Dagi" w:date="2026-02-04T11:00:00Z">
        <w:r w:rsidRPr="00DA475B">
          <w:rPr>
            <w:rFonts w:ascii="Times New Roman" w:eastAsia="Times New Roman" w:hAnsi="Times New Roman" w:cs="Times New Roman"/>
            <w:sz w:val="24"/>
            <w:szCs w:val="24"/>
          </w:rPr>
          <w:t>to enforce the principle of least privilege by assigning permissions based on user roles.</w:t>
        </w:r>
      </w:ins>
    </w:p>
    <w:p w14:paraId="3703CE06" w14:textId="2FF79167" w:rsidR="00B438E2" w:rsidRPr="00DA475B" w:rsidRDefault="00B438E2">
      <w:pPr>
        <w:spacing w:before="100" w:beforeAutospacing="1" w:after="100" w:afterAutospacing="1" w:line="360" w:lineRule="auto"/>
        <w:jc w:val="both"/>
        <w:rPr>
          <w:ins w:id="26" w:author="Dagi" w:date="2026-02-04T11:00:00Z"/>
          <w:rFonts w:ascii="Times New Roman" w:eastAsia="Times New Roman" w:hAnsi="Times New Roman" w:cs="Times New Roman"/>
          <w:sz w:val="24"/>
          <w:szCs w:val="24"/>
        </w:rPr>
        <w:pPrChange w:id="27" w:author="Dagi" w:date="2026-02-04T12:40:00Z">
          <w:pPr>
            <w:spacing w:before="100" w:beforeAutospacing="1" w:after="100" w:afterAutospacing="1" w:line="240" w:lineRule="auto"/>
          </w:pPr>
        </w:pPrChange>
      </w:pPr>
      <w:ins w:id="28" w:author="Dagi" w:date="2026-02-04T11:00:00Z">
        <w:r w:rsidRPr="00DA475B">
          <w:rPr>
            <w:rFonts w:ascii="Times New Roman" w:eastAsia="Times New Roman" w:hAnsi="Times New Roman" w:cs="Times New Roman"/>
            <w:sz w:val="24"/>
            <w:szCs w:val="24"/>
          </w:rPr>
          <w:lastRenderedPageBreak/>
          <w:t xml:space="preserve">The system addresses the challenges of document management in organizations handling sensitive </w:t>
        </w:r>
      </w:ins>
      <w:ins w:id="29" w:author="Dagi" w:date="2026-02-11T12:12:00Z">
        <w:r w:rsidR="00A13488" w:rsidRPr="00DA475B">
          <w:rPr>
            <w:rFonts w:ascii="Times New Roman" w:eastAsia="Times New Roman" w:hAnsi="Times New Roman" w:cs="Times New Roman"/>
            <w:sz w:val="24"/>
            <w:szCs w:val="24"/>
          </w:rPr>
          <w:t>information</w:t>
        </w:r>
      </w:ins>
      <w:ins w:id="30" w:author="Dagi" w:date="2026-02-04T11:39:00Z">
        <w:r w:rsidR="00933197">
          <w:rPr>
            <w:rFonts w:ascii="Times New Roman" w:eastAsia="Times New Roman" w:hAnsi="Times New Roman" w:cs="Times New Roman"/>
            <w:sz w:val="24"/>
            <w:szCs w:val="24"/>
          </w:rPr>
          <w:t xml:space="preserve"> </w:t>
        </w:r>
      </w:ins>
      <w:ins w:id="31" w:author="Dagi" w:date="2026-02-04T11:00:00Z">
        <w:r w:rsidRPr="00DA475B">
          <w:rPr>
            <w:rFonts w:ascii="Times New Roman" w:eastAsia="Times New Roman" w:hAnsi="Times New Roman" w:cs="Times New Roman"/>
            <w:sz w:val="24"/>
            <w:szCs w:val="24"/>
          </w:rPr>
          <w:t>where unauthorized access, data breaches, interception during transmission, or insider threats pose significant risks. Traditional file-sharing or basic document management tools often lack robust end-to-end security or granular workflow control</w:t>
        </w:r>
      </w:ins>
      <w:ins w:id="32" w:author="Dagi" w:date="2026-02-11T12:12:00Z">
        <w:r w:rsidR="00A13488">
          <w:rPr>
            <w:rFonts w:ascii="Times New Roman" w:eastAsia="Times New Roman" w:hAnsi="Times New Roman" w:cs="Times New Roman"/>
            <w:sz w:val="24"/>
            <w:szCs w:val="24"/>
          </w:rPr>
          <w:t xml:space="preserve">s which </w:t>
        </w:r>
      </w:ins>
      <w:ins w:id="33" w:author="Dagi" w:date="2026-02-04T11:00:00Z">
        <w:r w:rsidRPr="00DA475B">
          <w:rPr>
            <w:rFonts w:ascii="Times New Roman" w:eastAsia="Times New Roman" w:hAnsi="Times New Roman" w:cs="Times New Roman"/>
            <w:sz w:val="24"/>
            <w:szCs w:val="24"/>
          </w:rPr>
          <w:t>lead</w:t>
        </w:r>
      </w:ins>
      <w:ins w:id="34" w:author="Dagi" w:date="2026-02-11T12:12:00Z">
        <w:r w:rsidR="00A13488">
          <w:rPr>
            <w:rFonts w:ascii="Times New Roman" w:eastAsia="Times New Roman" w:hAnsi="Times New Roman" w:cs="Times New Roman"/>
            <w:sz w:val="24"/>
            <w:szCs w:val="24"/>
          </w:rPr>
          <w:t>s</w:t>
        </w:r>
      </w:ins>
      <w:ins w:id="35" w:author="Dagi" w:date="2026-02-04T11:00:00Z">
        <w:r w:rsidRPr="00DA475B">
          <w:rPr>
            <w:rFonts w:ascii="Times New Roman" w:eastAsia="Times New Roman" w:hAnsi="Times New Roman" w:cs="Times New Roman"/>
            <w:sz w:val="24"/>
            <w:szCs w:val="24"/>
          </w:rPr>
          <w:t xml:space="preserve"> to compliance gaps and increased vulnerability.</w:t>
        </w:r>
      </w:ins>
    </w:p>
    <w:p w14:paraId="28037B0C" w14:textId="77777777" w:rsidR="00B438E2" w:rsidRPr="00DA475B" w:rsidRDefault="00B438E2">
      <w:pPr>
        <w:spacing w:before="100" w:beforeAutospacing="1" w:after="100" w:afterAutospacing="1" w:line="360" w:lineRule="auto"/>
        <w:jc w:val="both"/>
        <w:rPr>
          <w:ins w:id="36" w:author="Dagi" w:date="2026-02-04T11:00:00Z"/>
          <w:rFonts w:ascii="Times New Roman" w:eastAsia="Times New Roman" w:hAnsi="Times New Roman" w:cs="Times New Roman"/>
          <w:sz w:val="24"/>
          <w:szCs w:val="24"/>
        </w:rPr>
        <w:pPrChange w:id="37" w:author="Dagi" w:date="2026-02-04T12:40:00Z">
          <w:pPr>
            <w:spacing w:before="100" w:beforeAutospacing="1" w:after="100" w:afterAutospacing="1" w:line="240" w:lineRule="auto"/>
          </w:pPr>
        </w:pPrChange>
      </w:pPr>
      <w:ins w:id="38" w:author="Dagi" w:date="2026-02-04T11:00:00Z">
        <w:r w:rsidRPr="00DA475B">
          <w:rPr>
            <w:rFonts w:ascii="Times New Roman" w:eastAsia="Times New Roman" w:hAnsi="Times New Roman" w:cs="Times New Roman"/>
            <w:sz w:val="24"/>
            <w:szCs w:val="24"/>
          </w:rPr>
          <w:t>Key features of the proposed system include:</w:t>
        </w:r>
      </w:ins>
    </w:p>
    <w:p w14:paraId="28943E0C" w14:textId="0ED1FDA8" w:rsidR="00B438E2" w:rsidRPr="00DA475B" w:rsidRDefault="00B438E2">
      <w:pPr>
        <w:numPr>
          <w:ilvl w:val="0"/>
          <w:numId w:val="12"/>
        </w:numPr>
        <w:spacing w:before="100" w:beforeAutospacing="1" w:after="100" w:afterAutospacing="1" w:line="360" w:lineRule="auto"/>
        <w:jc w:val="both"/>
        <w:rPr>
          <w:ins w:id="39" w:author="Dagi" w:date="2026-02-04T11:00:00Z"/>
          <w:rFonts w:ascii="Times New Roman" w:eastAsia="Times New Roman" w:hAnsi="Times New Roman" w:cs="Times New Roman"/>
          <w:sz w:val="24"/>
          <w:szCs w:val="24"/>
        </w:rPr>
        <w:pPrChange w:id="40" w:author="Dagi" w:date="2026-02-04T12:40:00Z">
          <w:pPr>
            <w:numPr>
              <w:numId w:val="12"/>
            </w:numPr>
            <w:tabs>
              <w:tab w:val="num" w:pos="720"/>
            </w:tabs>
            <w:spacing w:before="100" w:beforeAutospacing="1" w:after="100" w:afterAutospacing="1" w:line="240" w:lineRule="auto"/>
            <w:ind w:left="720" w:hanging="360"/>
          </w:pPr>
        </w:pPrChange>
      </w:pPr>
      <w:ins w:id="41" w:author="Dagi" w:date="2026-02-04T11:00:00Z">
        <w:r w:rsidRPr="00DA475B">
          <w:rPr>
            <w:rFonts w:ascii="Times New Roman" w:eastAsia="Times New Roman" w:hAnsi="Times New Roman" w:cs="Times New Roman"/>
            <w:sz w:val="24"/>
            <w:szCs w:val="24"/>
          </w:rPr>
          <w:t xml:space="preserve">Secure upload, storage, and retrieval of documents with AES-256 encryption </w:t>
        </w:r>
      </w:ins>
      <w:ins w:id="42" w:author="Dagi" w:date="2026-02-11T12:13:00Z">
        <w:r w:rsidR="00A13488" w:rsidRPr="00DA475B">
          <w:rPr>
            <w:rFonts w:ascii="Times New Roman" w:eastAsia="Times New Roman" w:hAnsi="Times New Roman" w:cs="Times New Roman"/>
            <w:sz w:val="24"/>
            <w:szCs w:val="24"/>
          </w:rPr>
          <w:t>(</w:t>
        </w:r>
        <w:r w:rsidR="00A13488">
          <w:rPr>
            <w:rFonts w:ascii="Times New Roman" w:eastAsia="Times New Roman" w:hAnsi="Times New Roman" w:cs="Times New Roman"/>
            <w:sz w:val="24"/>
            <w:szCs w:val="24"/>
          </w:rPr>
          <w:t xml:space="preserve">to </w:t>
        </w:r>
      </w:ins>
      <w:ins w:id="43" w:author="Dagi" w:date="2026-02-04T11:00:00Z">
        <w:r w:rsidRPr="00DA475B">
          <w:rPr>
            <w:rFonts w:ascii="Times New Roman" w:eastAsia="Times New Roman" w:hAnsi="Times New Roman" w:cs="Times New Roman"/>
            <w:sz w:val="24"/>
            <w:szCs w:val="24"/>
          </w:rPr>
          <w:t>ensu</w:t>
        </w:r>
      </w:ins>
      <w:ins w:id="44" w:author="Dagi" w:date="2026-02-04T11:55:00Z">
        <w:r w:rsidR="003A3308">
          <w:rPr>
            <w:rFonts w:ascii="Times New Roman" w:eastAsia="Times New Roman" w:hAnsi="Times New Roman" w:cs="Times New Roman"/>
            <w:sz w:val="24"/>
            <w:szCs w:val="24"/>
          </w:rPr>
          <w:t>re</w:t>
        </w:r>
      </w:ins>
      <w:ins w:id="45" w:author="Dagi" w:date="2026-02-04T11:00:00Z">
        <w:r w:rsidRPr="00DA475B">
          <w:rPr>
            <w:rFonts w:ascii="Times New Roman" w:eastAsia="Times New Roman" w:hAnsi="Times New Roman" w:cs="Times New Roman"/>
            <w:sz w:val="24"/>
            <w:szCs w:val="24"/>
          </w:rPr>
          <w:t xml:space="preserve"> data remains unreadable without the appropriate decryption key).</w:t>
        </w:r>
      </w:ins>
    </w:p>
    <w:p w14:paraId="5A1D1F29" w14:textId="1AD7887F" w:rsidR="00B438E2" w:rsidRPr="00DA475B" w:rsidRDefault="00B438E2">
      <w:pPr>
        <w:numPr>
          <w:ilvl w:val="0"/>
          <w:numId w:val="12"/>
        </w:numPr>
        <w:spacing w:before="100" w:beforeAutospacing="1" w:after="100" w:afterAutospacing="1" w:line="360" w:lineRule="auto"/>
        <w:jc w:val="both"/>
        <w:rPr>
          <w:ins w:id="46" w:author="Dagi" w:date="2026-02-04T11:00:00Z"/>
          <w:rFonts w:ascii="Times New Roman" w:eastAsia="Times New Roman" w:hAnsi="Times New Roman" w:cs="Times New Roman"/>
          <w:sz w:val="24"/>
          <w:szCs w:val="24"/>
        </w:rPr>
        <w:pPrChange w:id="47" w:author="Dagi" w:date="2026-02-04T12:40:00Z">
          <w:pPr>
            <w:numPr>
              <w:numId w:val="12"/>
            </w:numPr>
            <w:tabs>
              <w:tab w:val="num" w:pos="720"/>
            </w:tabs>
            <w:spacing w:before="100" w:beforeAutospacing="1" w:after="100" w:afterAutospacing="1" w:line="240" w:lineRule="auto"/>
            <w:ind w:left="720" w:hanging="360"/>
          </w:pPr>
        </w:pPrChange>
      </w:pPr>
      <w:ins w:id="48" w:author="Dagi" w:date="2026-02-04T11:00:00Z">
        <w:r w:rsidRPr="00DA475B">
          <w:rPr>
            <w:rFonts w:ascii="Times New Roman" w:eastAsia="Times New Roman" w:hAnsi="Times New Roman" w:cs="Times New Roman"/>
            <w:sz w:val="24"/>
            <w:szCs w:val="24"/>
          </w:rPr>
          <w:t>Workflow automation for document lifecycle processes with automated routing based on predefined stages.</w:t>
        </w:r>
      </w:ins>
    </w:p>
    <w:p w14:paraId="2A4148B4" w14:textId="4336A50E" w:rsidR="00B438E2" w:rsidRPr="00DA475B" w:rsidRDefault="00B438E2">
      <w:pPr>
        <w:numPr>
          <w:ilvl w:val="0"/>
          <w:numId w:val="12"/>
        </w:numPr>
        <w:spacing w:before="100" w:beforeAutospacing="1" w:after="100" w:afterAutospacing="1" w:line="360" w:lineRule="auto"/>
        <w:jc w:val="both"/>
        <w:rPr>
          <w:ins w:id="49" w:author="Dagi" w:date="2026-02-04T11:00:00Z"/>
          <w:rFonts w:ascii="Times New Roman" w:eastAsia="Times New Roman" w:hAnsi="Times New Roman" w:cs="Times New Roman"/>
          <w:sz w:val="24"/>
          <w:szCs w:val="24"/>
        </w:rPr>
        <w:pPrChange w:id="50" w:author="Dagi" w:date="2026-02-04T12:40:00Z">
          <w:pPr>
            <w:numPr>
              <w:numId w:val="12"/>
            </w:numPr>
            <w:tabs>
              <w:tab w:val="num" w:pos="720"/>
            </w:tabs>
            <w:spacing w:before="100" w:beforeAutospacing="1" w:after="100" w:afterAutospacing="1" w:line="240" w:lineRule="auto"/>
            <w:ind w:left="720" w:hanging="360"/>
          </w:pPr>
        </w:pPrChange>
      </w:pPr>
      <w:ins w:id="51" w:author="Dagi" w:date="2026-02-04T11:00:00Z">
        <w:r w:rsidRPr="00DA475B">
          <w:rPr>
            <w:rFonts w:ascii="Times New Roman" w:eastAsia="Times New Roman" w:hAnsi="Times New Roman" w:cs="Times New Roman"/>
            <w:sz w:val="24"/>
            <w:szCs w:val="24"/>
          </w:rPr>
          <w:t>RBAC implementation defining roles (Creator, Reviewer, Approver, Auditor, Administrator) and associated permissions (view, edit, approve, sign, delete, audit).</w:t>
        </w:r>
      </w:ins>
    </w:p>
    <w:p w14:paraId="258EEEF1" w14:textId="115CDA7A" w:rsidR="00B438E2" w:rsidRPr="00DA475B" w:rsidRDefault="00B438E2">
      <w:pPr>
        <w:numPr>
          <w:ilvl w:val="0"/>
          <w:numId w:val="12"/>
        </w:numPr>
        <w:spacing w:before="100" w:beforeAutospacing="1" w:after="100" w:afterAutospacing="1" w:line="360" w:lineRule="auto"/>
        <w:jc w:val="both"/>
        <w:rPr>
          <w:ins w:id="52" w:author="Dagi" w:date="2026-02-04T11:00:00Z"/>
          <w:rFonts w:ascii="Times New Roman" w:eastAsia="Times New Roman" w:hAnsi="Times New Roman" w:cs="Times New Roman"/>
          <w:sz w:val="24"/>
          <w:szCs w:val="24"/>
        </w:rPr>
        <w:pPrChange w:id="53" w:author="Dagi" w:date="2026-02-04T12:40:00Z">
          <w:pPr>
            <w:numPr>
              <w:numId w:val="12"/>
            </w:numPr>
            <w:tabs>
              <w:tab w:val="num" w:pos="720"/>
            </w:tabs>
            <w:spacing w:before="100" w:beforeAutospacing="1" w:after="100" w:afterAutospacing="1" w:line="240" w:lineRule="auto"/>
            <w:ind w:left="720" w:hanging="360"/>
          </w:pPr>
        </w:pPrChange>
      </w:pPr>
      <w:ins w:id="54" w:author="Dagi" w:date="2026-02-04T11:00:00Z">
        <w:r w:rsidRPr="00DA475B">
          <w:rPr>
            <w:rFonts w:ascii="Times New Roman" w:eastAsia="Times New Roman" w:hAnsi="Times New Roman" w:cs="Times New Roman"/>
            <w:sz w:val="24"/>
            <w:szCs w:val="24"/>
          </w:rPr>
          <w:t>Additional security layers such as audit logging of all access and actions, key management for encryption, user authentication</w:t>
        </w:r>
      </w:ins>
      <w:ins w:id="55" w:author="Dagi" w:date="2026-02-04T11:56:00Z">
        <w:r w:rsidR="003A3308">
          <w:rPr>
            <w:rFonts w:ascii="Times New Roman" w:eastAsia="Times New Roman" w:hAnsi="Times New Roman" w:cs="Times New Roman"/>
            <w:sz w:val="24"/>
            <w:szCs w:val="24"/>
          </w:rPr>
          <w:t xml:space="preserve">, </w:t>
        </w:r>
      </w:ins>
      <w:ins w:id="56" w:author="Dagi" w:date="2026-02-04T11:00:00Z">
        <w:r w:rsidRPr="00DA475B">
          <w:rPr>
            <w:rFonts w:ascii="Times New Roman" w:eastAsia="Times New Roman" w:hAnsi="Times New Roman" w:cs="Times New Roman"/>
            <w:sz w:val="24"/>
            <w:szCs w:val="24"/>
          </w:rPr>
          <w:t>and version control to track changes securely.</w:t>
        </w:r>
      </w:ins>
    </w:p>
    <w:p w14:paraId="64206E6B" w14:textId="0931D19F" w:rsidR="00B438E2" w:rsidRPr="00B438E2" w:rsidDel="003A3308" w:rsidRDefault="00B438E2" w:rsidP="00B438E2">
      <w:pPr>
        <w:pStyle w:val="ListParagraph"/>
        <w:spacing w:after="0" w:line="240" w:lineRule="auto"/>
        <w:rPr>
          <w:del w:id="57" w:author="Dagi" w:date="2026-02-04T11:56:00Z"/>
          <w:rFonts w:ascii="Verdana" w:hAnsi="Verdana"/>
          <w:sz w:val="20"/>
          <w:szCs w:val="20"/>
          <w:rPrChange w:id="58" w:author="Dagi" w:date="2026-02-04T11:00:00Z">
            <w:rPr>
              <w:del w:id="59" w:author="Dagi" w:date="2026-02-04T11:56:00Z"/>
            </w:rPr>
          </w:rPrChange>
        </w:rPr>
      </w:pPr>
    </w:p>
    <w:p w14:paraId="7132A625" w14:textId="0294974E" w:rsidR="00FD30AA" w:rsidRPr="00DF3EA4" w:rsidRDefault="00DF3EA4" w:rsidP="00DF3EA4">
      <w:pPr>
        <w:spacing w:after="0" w:line="240" w:lineRule="auto"/>
        <w:rPr>
          <w:rFonts w:ascii="Verdana" w:hAnsi="Verdana"/>
          <w:sz w:val="20"/>
          <w:szCs w:val="20"/>
        </w:rPr>
      </w:pPr>
      <w:r>
        <w:rPr>
          <w:rFonts w:ascii="Verdana" w:hAnsi="Verdana"/>
          <w:sz w:val="20"/>
          <w:szCs w:val="20"/>
        </w:rPr>
        <w:t xml:space="preserve">2. </w:t>
      </w:r>
      <w:r w:rsidR="00FD30AA" w:rsidRPr="00DF3EA4">
        <w:rPr>
          <w:rFonts w:ascii="Verdana" w:hAnsi="Verdana"/>
          <w:sz w:val="20"/>
          <w:szCs w:val="20"/>
        </w:rPr>
        <w:t xml:space="preserve">Project purpose </w:t>
      </w:r>
      <w:r w:rsidR="00206102" w:rsidRPr="00DF3EA4">
        <w:rPr>
          <w:rFonts w:ascii="Verdana" w:hAnsi="Verdana"/>
          <w:sz w:val="20"/>
          <w:szCs w:val="20"/>
        </w:rPr>
        <w:t xml:space="preserve">AND </w:t>
      </w:r>
      <w:r w:rsidR="00FD30AA" w:rsidRPr="00DF3EA4">
        <w:rPr>
          <w:rFonts w:ascii="Verdana" w:hAnsi="Verdana"/>
          <w:sz w:val="20"/>
          <w:szCs w:val="20"/>
        </w:rPr>
        <w:t>goals:</w:t>
      </w:r>
    </w:p>
    <w:p w14:paraId="7E195B84" w14:textId="4042EFFB" w:rsidR="003A3308" w:rsidRPr="00687C12" w:rsidRDefault="003A3308">
      <w:pPr>
        <w:pStyle w:val="NormalWeb"/>
        <w:spacing w:line="360" w:lineRule="auto"/>
        <w:jc w:val="both"/>
        <w:rPr>
          <w:ins w:id="60" w:author="Dagi" w:date="2026-02-04T11:57:00Z"/>
          <w:b/>
          <w:bCs/>
          <w:rPrChange w:id="61" w:author="Dagi" w:date="2026-02-04T12:40:00Z">
            <w:rPr>
              <w:ins w:id="62" w:author="Dagi" w:date="2026-02-04T11:57:00Z"/>
            </w:rPr>
          </w:rPrChange>
        </w:rPr>
        <w:pPrChange w:id="63" w:author="Dagi" w:date="2026-02-04T12:41:00Z">
          <w:pPr>
            <w:pStyle w:val="NormalWeb"/>
          </w:pPr>
        </w:pPrChange>
      </w:pPr>
      <w:ins w:id="64" w:author="Dagi" w:date="2026-02-04T11:57:00Z">
        <w:r w:rsidRPr="00687C12">
          <w:rPr>
            <w:b/>
            <w:bCs/>
            <w:rPrChange w:id="65" w:author="Dagi" w:date="2026-02-04T12:40:00Z">
              <w:rPr/>
            </w:rPrChange>
          </w:rPr>
          <w:t>Purpose</w:t>
        </w:r>
      </w:ins>
    </w:p>
    <w:p w14:paraId="444DEC06" w14:textId="4216393F" w:rsidR="003A3308" w:rsidRDefault="003A3308">
      <w:pPr>
        <w:pStyle w:val="NormalWeb"/>
        <w:spacing w:line="360" w:lineRule="auto"/>
        <w:jc w:val="both"/>
        <w:rPr>
          <w:ins w:id="66" w:author="Dagi" w:date="2026-02-04T11:57:00Z"/>
        </w:rPr>
        <w:pPrChange w:id="67" w:author="Dagi" w:date="2026-02-04T12:41:00Z">
          <w:pPr>
            <w:pStyle w:val="NormalWeb"/>
          </w:pPr>
        </w:pPrChange>
      </w:pPr>
      <w:ins w:id="68" w:author="Dagi" w:date="2026-02-04T11:57:00Z">
        <w:r>
          <w:t xml:space="preserve">The primary purpose of this project is to </w:t>
        </w:r>
      </w:ins>
      <w:ins w:id="69" w:author="Dagi" w:date="2026-02-04T11:58:00Z">
        <w:r>
          <w:t xml:space="preserve">design and plan each </w:t>
        </w:r>
      </w:ins>
      <w:ins w:id="70" w:author="Dagi" w:date="2026-02-04T12:00:00Z">
        <w:r>
          <w:t>step</w:t>
        </w:r>
      </w:ins>
      <w:ins w:id="71" w:author="Dagi" w:date="2026-02-04T11:58:00Z">
        <w:r>
          <w:t xml:space="preserve"> of </w:t>
        </w:r>
      </w:ins>
      <w:ins w:id="72" w:author="Dagi" w:date="2026-02-04T11:59:00Z">
        <w:r>
          <w:t xml:space="preserve">implementation and </w:t>
        </w:r>
      </w:ins>
      <w:ins w:id="73" w:author="Dagi" w:date="2026-02-04T11:58:00Z">
        <w:r>
          <w:t xml:space="preserve">evaluation </w:t>
        </w:r>
      </w:ins>
      <w:ins w:id="74" w:author="Dagi" w:date="2026-02-04T11:59:00Z">
        <w:r>
          <w:t xml:space="preserve">of </w:t>
        </w:r>
      </w:ins>
      <w:ins w:id="75" w:author="Dagi" w:date="2026-02-04T11:57:00Z">
        <w:r>
          <w:t>secure document management and workflow systems by combining industry-standard cryptography (AES-256) with structured access governance (RBAC). In an era of rising cyber threats, data breaches and stringent regulatory requirements organizations need systems that protect sensitive documents throughout their entire lifecycle</w:t>
        </w:r>
      </w:ins>
      <w:ins w:id="76" w:author="Dagi" w:date="2026-02-11T12:14:00Z">
        <w:r w:rsidR="00A13488">
          <w:t>. This means</w:t>
        </w:r>
      </w:ins>
      <w:ins w:id="77" w:author="Dagi" w:date="2026-02-04T12:00:00Z">
        <w:r>
          <w:t xml:space="preserve"> </w:t>
        </w:r>
      </w:ins>
      <w:ins w:id="78" w:author="Dagi" w:date="2026-02-04T11:57:00Z">
        <w:r>
          <w:t>from creation and collaboration to approval and long-term storage</w:t>
        </w:r>
      </w:ins>
      <w:ins w:id="79" w:author="Dagi" w:date="2026-02-04T12:00:00Z">
        <w:r>
          <w:t xml:space="preserve"> </w:t>
        </w:r>
      </w:ins>
      <w:ins w:id="80" w:author="Dagi" w:date="2026-02-04T11:57:00Z">
        <w:r>
          <w:t>while maintaining operational efficiency.</w:t>
        </w:r>
      </w:ins>
    </w:p>
    <w:p w14:paraId="7C64847B" w14:textId="699EEF77" w:rsidR="003A3308" w:rsidRDefault="003A3308">
      <w:pPr>
        <w:pStyle w:val="NormalWeb"/>
        <w:spacing w:line="360" w:lineRule="auto"/>
        <w:jc w:val="both"/>
        <w:rPr>
          <w:ins w:id="81" w:author="Dagi" w:date="2026-02-04T12:02:00Z"/>
        </w:rPr>
        <w:pPrChange w:id="82" w:author="Dagi" w:date="2026-02-04T12:41:00Z">
          <w:pPr>
            <w:pStyle w:val="NormalWeb"/>
          </w:pPr>
        </w:pPrChange>
      </w:pPr>
      <w:ins w:id="83" w:author="Dagi" w:date="2026-02-04T11:57:00Z">
        <w:r>
          <w:t>Many existing solutions either prioritize usability over security or impose heavy administrative overhead. This project aims to bridge that gap by creating a balanced system that enforces strong confidentiality and access controls. It also serves an educational and research purpose by exploring the integration of encryption and RBAC in workflow contexts</w:t>
        </w:r>
      </w:ins>
      <w:ins w:id="84" w:author="Dagi" w:date="2026-02-04T12:01:00Z">
        <w:r>
          <w:t xml:space="preserve"> which </w:t>
        </w:r>
      </w:ins>
      <w:ins w:id="85" w:author="Dagi" w:date="2026-02-04T11:57:00Z">
        <w:r>
          <w:t>provid</w:t>
        </w:r>
      </w:ins>
      <w:ins w:id="86" w:author="Dagi" w:date="2026-02-04T12:01:00Z">
        <w:r>
          <w:t>es</w:t>
        </w:r>
      </w:ins>
      <w:ins w:id="87" w:author="Dagi" w:date="2026-02-04T11:57:00Z">
        <w:r>
          <w:t xml:space="preserve"> insights into real-world implementation challenges, trade-offs and effectiveness.</w:t>
        </w:r>
      </w:ins>
    </w:p>
    <w:p w14:paraId="104C3EC4" w14:textId="5B2F6742" w:rsidR="003A3308" w:rsidRPr="003A3308" w:rsidRDefault="003A3308">
      <w:pPr>
        <w:spacing w:before="100" w:beforeAutospacing="1" w:after="100" w:afterAutospacing="1" w:line="360" w:lineRule="auto"/>
        <w:jc w:val="both"/>
        <w:rPr>
          <w:ins w:id="88" w:author="Dagi" w:date="2026-02-04T12:02:00Z"/>
          <w:rFonts w:ascii="Times New Roman" w:eastAsia="Times New Roman" w:hAnsi="Times New Roman" w:cs="Times New Roman"/>
          <w:sz w:val="24"/>
          <w:szCs w:val="24"/>
        </w:rPr>
        <w:pPrChange w:id="89" w:author="Dagi" w:date="2026-02-04T12:41:00Z">
          <w:pPr>
            <w:spacing w:before="100" w:beforeAutospacing="1" w:after="100" w:afterAutospacing="1" w:line="240" w:lineRule="auto"/>
          </w:pPr>
        </w:pPrChange>
      </w:pPr>
      <w:ins w:id="90" w:author="Dagi" w:date="2026-02-04T12:02:00Z">
        <w:r w:rsidRPr="003A3308">
          <w:rPr>
            <w:rFonts w:ascii="Times New Roman" w:eastAsia="Times New Roman" w:hAnsi="Times New Roman" w:cs="Times New Roman"/>
            <w:b/>
            <w:bCs/>
            <w:sz w:val="24"/>
            <w:szCs w:val="24"/>
          </w:rPr>
          <w:lastRenderedPageBreak/>
          <w:t>Goals</w:t>
        </w:r>
      </w:ins>
    </w:p>
    <w:p w14:paraId="5810AB8F" w14:textId="79119F88" w:rsidR="003A3308" w:rsidRPr="003A3308" w:rsidRDefault="003A3308">
      <w:pPr>
        <w:numPr>
          <w:ilvl w:val="0"/>
          <w:numId w:val="13"/>
        </w:numPr>
        <w:spacing w:before="100" w:beforeAutospacing="1" w:after="100" w:afterAutospacing="1" w:line="360" w:lineRule="auto"/>
        <w:jc w:val="both"/>
        <w:rPr>
          <w:ins w:id="91" w:author="Dagi" w:date="2026-02-04T12:02:00Z"/>
          <w:rFonts w:ascii="Times New Roman" w:eastAsia="Times New Roman" w:hAnsi="Times New Roman" w:cs="Times New Roman"/>
          <w:sz w:val="24"/>
          <w:szCs w:val="24"/>
        </w:rPr>
        <w:pPrChange w:id="92" w:author="Dagi" w:date="2026-02-04T12:41:00Z">
          <w:pPr>
            <w:numPr>
              <w:numId w:val="13"/>
            </w:numPr>
            <w:tabs>
              <w:tab w:val="num" w:pos="720"/>
            </w:tabs>
            <w:spacing w:before="100" w:beforeAutospacing="1" w:after="100" w:afterAutospacing="1" w:line="240" w:lineRule="auto"/>
            <w:ind w:left="720" w:hanging="360"/>
          </w:pPr>
        </w:pPrChange>
      </w:pPr>
      <w:ins w:id="93" w:author="Dagi" w:date="2026-02-04T12:04:00Z">
        <w:r>
          <w:rPr>
            <w:rFonts w:ascii="Times New Roman" w:eastAsia="Times New Roman" w:hAnsi="Times New Roman" w:cs="Times New Roman"/>
            <w:sz w:val="24"/>
            <w:szCs w:val="24"/>
          </w:rPr>
          <w:t>T</w:t>
        </w:r>
      </w:ins>
      <w:ins w:id="94" w:author="Dagi" w:date="2026-02-04T12:03:00Z">
        <w:r w:rsidRPr="003A3308">
          <w:rPr>
            <w:rFonts w:ascii="Times New Roman" w:eastAsia="Times New Roman" w:hAnsi="Times New Roman" w:cs="Times New Roman"/>
            <w:sz w:val="24"/>
            <w:szCs w:val="24"/>
            <w:rPrChange w:id="95" w:author="Dagi" w:date="2026-02-04T12:04:00Z">
              <w:rPr/>
            </w:rPrChange>
          </w:rPr>
          <w:t>o design and plan each step of implementation and evaluation</w:t>
        </w:r>
      </w:ins>
      <w:ins w:id="96" w:author="Dagi" w:date="2026-02-11T12:15:00Z">
        <w:r w:rsidR="00A13488">
          <w:rPr>
            <w:rFonts w:ascii="Times New Roman" w:eastAsia="Times New Roman" w:hAnsi="Times New Roman" w:cs="Times New Roman"/>
            <w:sz w:val="24"/>
            <w:szCs w:val="24"/>
          </w:rPr>
          <w:t xml:space="preserve"> of</w:t>
        </w:r>
      </w:ins>
      <w:ins w:id="97" w:author="Dagi" w:date="2026-02-04T12:03:00Z">
        <w:r w:rsidRPr="003A3308">
          <w:rPr>
            <w:rFonts w:ascii="Times New Roman" w:eastAsia="Times New Roman" w:hAnsi="Times New Roman" w:cs="Times New Roman"/>
            <w:sz w:val="24"/>
            <w:szCs w:val="24"/>
            <w:rPrChange w:id="98" w:author="Dagi" w:date="2026-02-04T12:04:00Z">
              <w:rPr/>
            </w:rPrChange>
          </w:rPr>
          <w:t xml:space="preserve"> </w:t>
        </w:r>
      </w:ins>
      <w:ins w:id="99" w:author="Dagi" w:date="2026-02-04T12:02:00Z">
        <w:r w:rsidRPr="003A3308">
          <w:rPr>
            <w:rFonts w:ascii="Times New Roman" w:eastAsia="Times New Roman" w:hAnsi="Times New Roman" w:cs="Times New Roman"/>
            <w:sz w:val="24"/>
            <w:szCs w:val="24"/>
          </w:rPr>
          <w:t>secure document workflow system that guarantees document confidentiality.</w:t>
        </w:r>
      </w:ins>
    </w:p>
    <w:p w14:paraId="12927C4C" w14:textId="11CA25EE" w:rsidR="003A3308" w:rsidRPr="003A3308" w:rsidRDefault="003A3308">
      <w:pPr>
        <w:numPr>
          <w:ilvl w:val="0"/>
          <w:numId w:val="13"/>
        </w:numPr>
        <w:spacing w:before="100" w:beforeAutospacing="1" w:after="100" w:afterAutospacing="1" w:line="360" w:lineRule="auto"/>
        <w:jc w:val="both"/>
        <w:rPr>
          <w:ins w:id="100" w:author="Dagi" w:date="2026-02-04T12:02:00Z"/>
          <w:rFonts w:ascii="Times New Roman" w:eastAsia="Times New Roman" w:hAnsi="Times New Roman" w:cs="Times New Roman"/>
          <w:sz w:val="24"/>
          <w:szCs w:val="24"/>
        </w:rPr>
        <w:pPrChange w:id="101" w:author="Dagi" w:date="2026-02-04T12:41:00Z">
          <w:pPr>
            <w:numPr>
              <w:numId w:val="13"/>
            </w:numPr>
            <w:tabs>
              <w:tab w:val="num" w:pos="720"/>
            </w:tabs>
            <w:spacing w:before="100" w:beforeAutospacing="1" w:after="100" w:afterAutospacing="1" w:line="240" w:lineRule="auto"/>
            <w:ind w:left="720" w:hanging="360"/>
          </w:pPr>
        </w:pPrChange>
      </w:pPr>
      <w:ins w:id="102" w:author="Dagi" w:date="2026-02-04T12:02:00Z">
        <w:r w:rsidRPr="003A3308">
          <w:rPr>
            <w:rFonts w:ascii="Times New Roman" w:eastAsia="Times New Roman" w:hAnsi="Times New Roman" w:cs="Times New Roman"/>
            <w:sz w:val="24"/>
            <w:szCs w:val="24"/>
          </w:rPr>
          <w:t xml:space="preserve">Ensure end-to-end protection of documents against unauthorized viewing, </w:t>
        </w:r>
      </w:ins>
      <w:ins w:id="103" w:author="Dagi" w:date="2026-02-04T12:05:00Z">
        <w:r w:rsidR="00A75FDC">
          <w:rPr>
            <w:rFonts w:ascii="Times New Roman" w:eastAsia="Times New Roman" w:hAnsi="Times New Roman" w:cs="Times New Roman"/>
            <w:sz w:val="24"/>
            <w:szCs w:val="24"/>
          </w:rPr>
          <w:t xml:space="preserve">or </w:t>
        </w:r>
      </w:ins>
      <w:ins w:id="104" w:author="Dagi" w:date="2026-02-04T12:02:00Z">
        <w:r w:rsidRPr="003A3308">
          <w:rPr>
            <w:rFonts w:ascii="Times New Roman" w:eastAsia="Times New Roman" w:hAnsi="Times New Roman" w:cs="Times New Roman"/>
            <w:sz w:val="24"/>
            <w:szCs w:val="24"/>
          </w:rPr>
          <w:t>modification</w:t>
        </w:r>
      </w:ins>
      <w:ins w:id="105" w:author="Dagi" w:date="2026-02-04T12:05:00Z">
        <w:r w:rsidR="00A75FDC">
          <w:rPr>
            <w:rFonts w:ascii="Times New Roman" w:eastAsia="Times New Roman" w:hAnsi="Times New Roman" w:cs="Times New Roman"/>
            <w:sz w:val="24"/>
            <w:szCs w:val="24"/>
          </w:rPr>
          <w:t xml:space="preserve"> </w:t>
        </w:r>
      </w:ins>
      <w:ins w:id="106" w:author="Dagi" w:date="2026-02-04T12:02:00Z">
        <w:r w:rsidRPr="003A3308">
          <w:rPr>
            <w:rFonts w:ascii="Times New Roman" w:eastAsia="Times New Roman" w:hAnsi="Times New Roman" w:cs="Times New Roman"/>
            <w:sz w:val="24"/>
            <w:szCs w:val="24"/>
          </w:rPr>
          <w:t>including during storage, transmission, and workflow transitions.</w:t>
        </w:r>
      </w:ins>
    </w:p>
    <w:p w14:paraId="18B71FF1" w14:textId="75D89DA5" w:rsidR="003A3308" w:rsidRPr="003A3308" w:rsidRDefault="003A3308">
      <w:pPr>
        <w:numPr>
          <w:ilvl w:val="0"/>
          <w:numId w:val="13"/>
        </w:numPr>
        <w:spacing w:before="100" w:beforeAutospacing="1" w:after="100" w:afterAutospacing="1" w:line="360" w:lineRule="auto"/>
        <w:jc w:val="both"/>
        <w:rPr>
          <w:ins w:id="107" w:author="Dagi" w:date="2026-02-04T12:02:00Z"/>
          <w:rFonts w:ascii="Times New Roman" w:eastAsia="Times New Roman" w:hAnsi="Times New Roman" w:cs="Times New Roman"/>
          <w:sz w:val="24"/>
          <w:szCs w:val="24"/>
        </w:rPr>
        <w:pPrChange w:id="108" w:author="Dagi" w:date="2026-02-04T12:41:00Z">
          <w:pPr>
            <w:numPr>
              <w:numId w:val="13"/>
            </w:numPr>
            <w:tabs>
              <w:tab w:val="num" w:pos="720"/>
            </w:tabs>
            <w:spacing w:before="100" w:beforeAutospacing="1" w:after="100" w:afterAutospacing="1" w:line="240" w:lineRule="auto"/>
            <w:ind w:left="720" w:hanging="360"/>
          </w:pPr>
        </w:pPrChange>
      </w:pPr>
      <w:ins w:id="109" w:author="Dagi" w:date="2026-02-04T12:02:00Z">
        <w:r w:rsidRPr="003A3308">
          <w:rPr>
            <w:rFonts w:ascii="Times New Roman" w:eastAsia="Times New Roman" w:hAnsi="Times New Roman" w:cs="Times New Roman"/>
            <w:sz w:val="24"/>
            <w:szCs w:val="24"/>
          </w:rPr>
          <w:t>Implement and validate an RBAC framework that supports hierarchical or composite roles, permission inheritance and dynamic assignment</w:t>
        </w:r>
      </w:ins>
      <w:ins w:id="110" w:author="Dagi" w:date="2026-02-11T12:16:00Z">
        <w:r w:rsidR="00A13488">
          <w:rPr>
            <w:rFonts w:ascii="Times New Roman" w:eastAsia="Times New Roman" w:hAnsi="Times New Roman" w:cs="Times New Roman"/>
            <w:sz w:val="24"/>
            <w:szCs w:val="24"/>
          </w:rPr>
          <w:t xml:space="preserve"> which r</w:t>
        </w:r>
      </w:ins>
      <w:ins w:id="111" w:author="Dagi" w:date="2026-02-04T12:02:00Z">
        <w:r w:rsidRPr="003A3308">
          <w:rPr>
            <w:rFonts w:ascii="Times New Roman" w:eastAsia="Times New Roman" w:hAnsi="Times New Roman" w:cs="Times New Roman"/>
            <w:sz w:val="24"/>
            <w:szCs w:val="24"/>
          </w:rPr>
          <w:t>educ</w:t>
        </w:r>
      </w:ins>
      <w:ins w:id="112" w:author="Dagi" w:date="2026-02-11T12:16:00Z">
        <w:r w:rsidR="00A13488">
          <w:rPr>
            <w:rFonts w:ascii="Times New Roman" w:eastAsia="Times New Roman" w:hAnsi="Times New Roman" w:cs="Times New Roman"/>
            <w:sz w:val="24"/>
            <w:szCs w:val="24"/>
          </w:rPr>
          <w:t>es</w:t>
        </w:r>
      </w:ins>
      <w:ins w:id="113" w:author="Dagi" w:date="2026-02-04T12:02:00Z">
        <w:r w:rsidRPr="003A3308">
          <w:rPr>
            <w:rFonts w:ascii="Times New Roman" w:eastAsia="Times New Roman" w:hAnsi="Times New Roman" w:cs="Times New Roman"/>
            <w:sz w:val="24"/>
            <w:szCs w:val="24"/>
          </w:rPr>
          <w:t xml:space="preserve"> administrative complexity while preventing privilege abuse.</w:t>
        </w:r>
      </w:ins>
    </w:p>
    <w:p w14:paraId="44511A19" w14:textId="0D520B74" w:rsidR="003A3308" w:rsidRPr="003A3308" w:rsidRDefault="003A3308">
      <w:pPr>
        <w:numPr>
          <w:ilvl w:val="0"/>
          <w:numId w:val="13"/>
        </w:numPr>
        <w:spacing w:before="100" w:beforeAutospacing="1" w:after="100" w:afterAutospacing="1" w:line="360" w:lineRule="auto"/>
        <w:jc w:val="both"/>
        <w:rPr>
          <w:ins w:id="114" w:author="Dagi" w:date="2026-02-04T12:02:00Z"/>
          <w:rFonts w:ascii="Times New Roman" w:eastAsia="Times New Roman" w:hAnsi="Times New Roman" w:cs="Times New Roman"/>
          <w:sz w:val="24"/>
          <w:szCs w:val="24"/>
        </w:rPr>
        <w:pPrChange w:id="115" w:author="Dagi" w:date="2026-02-04T12:41:00Z">
          <w:pPr>
            <w:numPr>
              <w:numId w:val="13"/>
            </w:numPr>
            <w:tabs>
              <w:tab w:val="num" w:pos="720"/>
            </w:tabs>
            <w:spacing w:before="100" w:beforeAutospacing="1" w:after="100" w:afterAutospacing="1" w:line="240" w:lineRule="auto"/>
            <w:ind w:left="720" w:hanging="360"/>
          </w:pPr>
        </w:pPrChange>
      </w:pPr>
      <w:ins w:id="116" w:author="Dagi" w:date="2026-02-04T12:02:00Z">
        <w:r w:rsidRPr="003A3308">
          <w:rPr>
            <w:rFonts w:ascii="Times New Roman" w:eastAsia="Times New Roman" w:hAnsi="Times New Roman" w:cs="Times New Roman"/>
            <w:sz w:val="24"/>
            <w:szCs w:val="24"/>
          </w:rPr>
          <w:t>Enable automated</w:t>
        </w:r>
      </w:ins>
      <w:ins w:id="117" w:author="Dagi" w:date="2026-02-11T12:16:00Z">
        <w:r w:rsidR="00A13488">
          <w:rPr>
            <w:rFonts w:ascii="Times New Roman" w:eastAsia="Times New Roman" w:hAnsi="Times New Roman" w:cs="Times New Roman"/>
            <w:sz w:val="24"/>
            <w:szCs w:val="24"/>
          </w:rPr>
          <w:t xml:space="preserve"> and</w:t>
        </w:r>
      </w:ins>
      <w:ins w:id="118" w:author="Dagi" w:date="2026-02-04T12:02:00Z">
        <w:r w:rsidRPr="003A3308">
          <w:rPr>
            <w:rFonts w:ascii="Times New Roman" w:eastAsia="Times New Roman" w:hAnsi="Times New Roman" w:cs="Times New Roman"/>
            <w:sz w:val="24"/>
            <w:szCs w:val="24"/>
          </w:rPr>
          <w:t xml:space="preserve"> role-driven document routing and state transitions to streamline business processes without compromising security.</w:t>
        </w:r>
      </w:ins>
    </w:p>
    <w:p w14:paraId="3F1CC68A" w14:textId="1F8E0ABA" w:rsidR="00FD30AA" w:rsidRPr="00687C12" w:rsidRDefault="003A3308">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Change w:id="119" w:author="Dagi" w:date="2026-02-04T12:40:00Z">
            <w:rPr/>
          </w:rPrChange>
        </w:rPr>
        <w:pPrChange w:id="120" w:author="Dagi" w:date="2026-02-04T12:41:00Z">
          <w:pPr>
            <w:pStyle w:val="ListParagraph"/>
            <w:spacing w:after="0" w:line="240" w:lineRule="auto"/>
          </w:pPr>
        </w:pPrChange>
      </w:pPr>
      <w:ins w:id="121" w:author="Dagi" w:date="2026-02-04T12:02:00Z">
        <w:r w:rsidRPr="003A3308">
          <w:rPr>
            <w:rFonts w:ascii="Times New Roman" w:eastAsia="Times New Roman" w:hAnsi="Times New Roman" w:cs="Times New Roman"/>
            <w:sz w:val="24"/>
            <w:szCs w:val="24"/>
          </w:rPr>
          <w:t>Incorporate features like comprehensive audit trails and logging to support regulatory compliance and forensic investigation.</w:t>
        </w:r>
      </w:ins>
    </w:p>
    <w:p w14:paraId="6669B982" w14:textId="77777777" w:rsidR="00F00826" w:rsidRDefault="00DF3EA4" w:rsidP="00F00826">
      <w:pPr>
        <w:pStyle w:val="Heading3"/>
        <w:rPr>
          <w:ins w:id="122" w:author="Dagi" w:date="2026-02-04T12:18:00Z"/>
          <w:rFonts w:ascii="Verdana" w:hAnsi="Verdana"/>
          <w:sz w:val="20"/>
          <w:szCs w:val="20"/>
        </w:rPr>
      </w:pPr>
      <w:r w:rsidRPr="00DF3EA4">
        <w:rPr>
          <w:rFonts w:ascii="Verdana" w:hAnsi="Verdana"/>
          <w:sz w:val="20"/>
          <w:szCs w:val="20"/>
        </w:rPr>
        <w:t xml:space="preserve">3. </w:t>
      </w:r>
      <w:r w:rsidR="00FD30AA" w:rsidRPr="00DF3EA4">
        <w:rPr>
          <w:rFonts w:ascii="Verdana" w:hAnsi="Verdana"/>
          <w:sz w:val="20"/>
          <w:szCs w:val="20"/>
        </w:rPr>
        <w:t>Projected outcomes and deliverables:</w:t>
      </w:r>
    </w:p>
    <w:p w14:paraId="4287CB9F" w14:textId="21EFA0ED" w:rsidR="0077793A" w:rsidRDefault="00FD30AA">
      <w:pPr>
        <w:spacing w:before="100" w:beforeAutospacing="1" w:after="100" w:afterAutospacing="1" w:line="360" w:lineRule="auto"/>
        <w:jc w:val="both"/>
        <w:rPr>
          <w:ins w:id="123" w:author="Dagi" w:date="2026-02-04T12:26:00Z"/>
        </w:rPr>
        <w:pPrChange w:id="124" w:author="Dagi" w:date="2026-02-04T12:41:00Z">
          <w:pPr>
            <w:pStyle w:val="Heading3"/>
          </w:pPr>
        </w:pPrChange>
      </w:pPr>
      <w:r w:rsidRPr="00DF3EA4">
        <w:rPr>
          <w:rFonts w:ascii="Verdana" w:hAnsi="Verdana"/>
          <w:sz w:val="20"/>
          <w:szCs w:val="20"/>
        </w:rPr>
        <w:br/>
      </w:r>
      <w:ins w:id="125" w:author="Dagi" w:date="2026-02-04T12:26:00Z">
        <w:r w:rsidR="0077793A" w:rsidRPr="00687C12">
          <w:rPr>
            <w:rFonts w:ascii="Times New Roman" w:eastAsia="Times New Roman" w:hAnsi="Times New Roman" w:cs="Times New Roman"/>
            <w:b/>
            <w:bCs/>
            <w:sz w:val="24"/>
            <w:szCs w:val="24"/>
            <w:rPrChange w:id="126" w:author="Dagi" w:date="2026-02-04T12:41:00Z">
              <w:rPr>
                <w:b w:val="0"/>
                <w:bCs w:val="0"/>
              </w:rPr>
            </w:rPrChange>
          </w:rPr>
          <w:t>Projected Outcomes</w:t>
        </w:r>
        <w:r w:rsidR="0077793A">
          <w:t xml:space="preserve"> </w:t>
        </w:r>
      </w:ins>
    </w:p>
    <w:p w14:paraId="6E9B66C1" w14:textId="514DAE43" w:rsidR="0077793A" w:rsidRPr="00687C12" w:rsidRDefault="0077793A">
      <w:pPr>
        <w:numPr>
          <w:ilvl w:val="0"/>
          <w:numId w:val="13"/>
        </w:numPr>
        <w:spacing w:before="100" w:beforeAutospacing="1" w:after="100" w:afterAutospacing="1" w:line="360" w:lineRule="auto"/>
        <w:jc w:val="both"/>
        <w:rPr>
          <w:ins w:id="127" w:author="Dagi" w:date="2026-02-04T12:26:00Z"/>
          <w:rFonts w:ascii="Times New Roman" w:eastAsia="Times New Roman" w:hAnsi="Times New Roman" w:cs="Times New Roman"/>
          <w:sz w:val="24"/>
          <w:szCs w:val="24"/>
          <w:rPrChange w:id="128" w:author="Dagi" w:date="2026-02-04T12:41:00Z">
            <w:rPr>
              <w:ins w:id="129" w:author="Dagi" w:date="2026-02-04T12:26:00Z"/>
            </w:rPr>
          </w:rPrChange>
        </w:rPr>
        <w:pPrChange w:id="130" w:author="Dagi" w:date="2026-02-04T12:41:00Z">
          <w:pPr>
            <w:numPr>
              <w:numId w:val="18"/>
            </w:numPr>
            <w:tabs>
              <w:tab w:val="num" w:pos="720"/>
            </w:tabs>
            <w:spacing w:before="100" w:beforeAutospacing="1" w:after="100" w:afterAutospacing="1" w:line="240" w:lineRule="auto"/>
            <w:ind w:left="720" w:hanging="360"/>
          </w:pPr>
        </w:pPrChange>
      </w:pPr>
      <w:ins w:id="131" w:author="Dagi" w:date="2026-02-04T12:26:00Z">
        <w:r w:rsidRPr="00687C12">
          <w:rPr>
            <w:rFonts w:ascii="Times New Roman" w:eastAsia="Times New Roman" w:hAnsi="Times New Roman" w:cs="Times New Roman"/>
            <w:sz w:val="24"/>
            <w:szCs w:val="24"/>
            <w:rPrChange w:id="132" w:author="Dagi" w:date="2026-02-04T12:41:00Z">
              <w:rPr/>
            </w:rPrChange>
          </w:rPr>
          <w:t xml:space="preserve">A comprehensive design specification for a </w:t>
        </w:r>
        <w:r w:rsidRPr="00687C12">
          <w:rPr>
            <w:rFonts w:ascii="Times New Roman" w:eastAsia="Times New Roman" w:hAnsi="Times New Roman" w:cs="Times New Roman"/>
            <w:sz w:val="24"/>
            <w:szCs w:val="24"/>
            <w:rPrChange w:id="133" w:author="Dagi" w:date="2026-02-04T12:41:00Z">
              <w:rPr>
                <w:rStyle w:val="Strong"/>
              </w:rPr>
            </w:rPrChange>
          </w:rPr>
          <w:t>cloud-based secure document workflow system</w:t>
        </w:r>
        <w:r w:rsidRPr="00687C12">
          <w:rPr>
            <w:rFonts w:ascii="Times New Roman" w:eastAsia="Times New Roman" w:hAnsi="Times New Roman" w:cs="Times New Roman"/>
            <w:sz w:val="24"/>
            <w:szCs w:val="24"/>
            <w:rPrChange w:id="134" w:author="Dagi" w:date="2026-02-04T12:41:00Z">
              <w:rPr/>
            </w:rPrChange>
          </w:rPr>
          <w:t xml:space="preserve"> integrating AES-256 encryption with RBAC tailored to address organizational needs for secure handling of approval-required documents in cloud environments.</w:t>
        </w:r>
      </w:ins>
    </w:p>
    <w:p w14:paraId="5AC1EBB4" w14:textId="0505B2B4" w:rsidR="0077793A" w:rsidRPr="00687C12" w:rsidRDefault="0077793A">
      <w:pPr>
        <w:numPr>
          <w:ilvl w:val="0"/>
          <w:numId w:val="13"/>
        </w:numPr>
        <w:spacing w:before="100" w:beforeAutospacing="1" w:after="100" w:afterAutospacing="1" w:line="360" w:lineRule="auto"/>
        <w:jc w:val="both"/>
        <w:rPr>
          <w:ins w:id="135" w:author="Dagi" w:date="2026-02-04T12:26:00Z"/>
          <w:rFonts w:ascii="Times New Roman" w:eastAsia="Times New Roman" w:hAnsi="Times New Roman" w:cs="Times New Roman"/>
          <w:sz w:val="24"/>
          <w:szCs w:val="24"/>
          <w:rPrChange w:id="136" w:author="Dagi" w:date="2026-02-04T12:41:00Z">
            <w:rPr>
              <w:ins w:id="137" w:author="Dagi" w:date="2026-02-04T12:26:00Z"/>
            </w:rPr>
          </w:rPrChange>
        </w:rPr>
        <w:pPrChange w:id="138" w:author="Dagi" w:date="2026-02-04T12:41:00Z">
          <w:pPr>
            <w:numPr>
              <w:numId w:val="18"/>
            </w:numPr>
            <w:tabs>
              <w:tab w:val="num" w:pos="720"/>
            </w:tabs>
            <w:spacing w:before="100" w:beforeAutospacing="1" w:after="100" w:afterAutospacing="1" w:line="240" w:lineRule="auto"/>
            <w:ind w:left="720" w:hanging="360"/>
          </w:pPr>
        </w:pPrChange>
      </w:pPr>
      <w:ins w:id="139" w:author="Dagi" w:date="2026-02-04T12:26:00Z">
        <w:r w:rsidRPr="00687C12">
          <w:rPr>
            <w:rFonts w:ascii="Times New Roman" w:eastAsia="Times New Roman" w:hAnsi="Times New Roman" w:cs="Times New Roman"/>
            <w:sz w:val="24"/>
            <w:szCs w:val="24"/>
            <w:rPrChange w:id="140" w:author="Dagi" w:date="2026-02-04T12:41:00Z">
              <w:rPr/>
            </w:rPrChange>
          </w:rPr>
          <w:t xml:space="preserve">Detailed analysis of the </w:t>
        </w:r>
        <w:r w:rsidRPr="00687C12">
          <w:rPr>
            <w:rFonts w:ascii="Times New Roman" w:eastAsia="Times New Roman" w:hAnsi="Times New Roman" w:cs="Times New Roman"/>
            <w:sz w:val="24"/>
            <w:szCs w:val="24"/>
            <w:rPrChange w:id="141" w:author="Dagi" w:date="2026-02-04T12:41:00Z">
              <w:rPr>
                <w:rStyle w:val="Strong"/>
              </w:rPr>
            </w:rPrChange>
          </w:rPr>
          <w:t>business problem/opportunity</w:t>
        </w:r>
        <w:r w:rsidRPr="00687C12">
          <w:rPr>
            <w:rFonts w:ascii="Times New Roman" w:eastAsia="Times New Roman" w:hAnsi="Times New Roman" w:cs="Times New Roman"/>
            <w:sz w:val="24"/>
            <w:szCs w:val="24"/>
            <w:rPrChange w:id="142" w:author="Dagi" w:date="2026-02-04T12:41:00Z">
              <w:rPr/>
            </w:rPrChange>
          </w:rPr>
          <w:t xml:space="preserve"> including key drivers and how the cloud solution creates value through scalability, cost efficiency, and enhanced security.</w:t>
        </w:r>
      </w:ins>
    </w:p>
    <w:p w14:paraId="5C7C4051" w14:textId="50E28A3B" w:rsidR="0077793A" w:rsidRPr="00687C12" w:rsidRDefault="0077793A">
      <w:pPr>
        <w:numPr>
          <w:ilvl w:val="0"/>
          <w:numId w:val="13"/>
        </w:numPr>
        <w:spacing w:before="100" w:beforeAutospacing="1" w:after="100" w:afterAutospacing="1" w:line="360" w:lineRule="auto"/>
        <w:jc w:val="both"/>
        <w:rPr>
          <w:ins w:id="143" w:author="Dagi" w:date="2026-02-04T12:26:00Z"/>
          <w:rFonts w:ascii="Times New Roman" w:eastAsia="Times New Roman" w:hAnsi="Times New Roman" w:cs="Times New Roman"/>
          <w:sz w:val="24"/>
          <w:szCs w:val="24"/>
          <w:rPrChange w:id="144" w:author="Dagi" w:date="2026-02-04T12:41:00Z">
            <w:rPr>
              <w:ins w:id="145" w:author="Dagi" w:date="2026-02-04T12:26:00Z"/>
            </w:rPr>
          </w:rPrChange>
        </w:rPr>
        <w:pPrChange w:id="146" w:author="Dagi" w:date="2026-02-04T12:41:00Z">
          <w:pPr>
            <w:numPr>
              <w:numId w:val="18"/>
            </w:numPr>
            <w:tabs>
              <w:tab w:val="num" w:pos="720"/>
            </w:tabs>
            <w:spacing w:before="100" w:beforeAutospacing="1" w:after="100" w:afterAutospacing="1" w:line="240" w:lineRule="auto"/>
            <w:ind w:left="720" w:hanging="360"/>
          </w:pPr>
        </w:pPrChange>
      </w:pPr>
      <w:ins w:id="147" w:author="Dagi" w:date="2026-02-04T12:26:00Z">
        <w:r w:rsidRPr="00687C12">
          <w:rPr>
            <w:rFonts w:ascii="Times New Roman" w:eastAsia="Times New Roman" w:hAnsi="Times New Roman" w:cs="Times New Roman"/>
            <w:sz w:val="24"/>
            <w:szCs w:val="24"/>
            <w:rPrChange w:id="148" w:author="Dagi" w:date="2026-02-04T12:41:00Z">
              <w:rPr/>
            </w:rPrChange>
          </w:rPr>
          <w:t>Modeled evaluation of security posture, disaster recovery, performance trade-offs, usability, and compliance alignment with evidence from standards, benchmarks, and threat modeling.</w:t>
        </w:r>
      </w:ins>
    </w:p>
    <w:p w14:paraId="25BC3ACB" w14:textId="77777777" w:rsidR="0077793A" w:rsidRPr="00687C12" w:rsidRDefault="0077793A">
      <w:pPr>
        <w:numPr>
          <w:ilvl w:val="0"/>
          <w:numId w:val="13"/>
        </w:numPr>
        <w:spacing w:before="100" w:beforeAutospacing="1" w:after="100" w:afterAutospacing="1" w:line="360" w:lineRule="auto"/>
        <w:jc w:val="both"/>
        <w:rPr>
          <w:ins w:id="149" w:author="Dagi" w:date="2026-02-04T12:26:00Z"/>
          <w:rFonts w:ascii="Times New Roman" w:eastAsia="Times New Roman" w:hAnsi="Times New Roman" w:cs="Times New Roman"/>
          <w:sz w:val="24"/>
          <w:szCs w:val="24"/>
          <w:rPrChange w:id="150" w:author="Dagi" w:date="2026-02-04T12:41:00Z">
            <w:rPr>
              <w:ins w:id="151" w:author="Dagi" w:date="2026-02-04T12:26:00Z"/>
            </w:rPr>
          </w:rPrChange>
        </w:rPr>
        <w:pPrChange w:id="152" w:author="Dagi" w:date="2026-02-04T12:41:00Z">
          <w:pPr>
            <w:numPr>
              <w:numId w:val="18"/>
            </w:numPr>
            <w:tabs>
              <w:tab w:val="num" w:pos="720"/>
            </w:tabs>
            <w:spacing w:before="100" w:beforeAutospacing="1" w:after="100" w:afterAutospacing="1" w:line="240" w:lineRule="auto"/>
            <w:ind w:left="720" w:hanging="360"/>
          </w:pPr>
        </w:pPrChange>
      </w:pPr>
      <w:ins w:id="153" w:author="Dagi" w:date="2026-02-04T12:26:00Z">
        <w:r w:rsidRPr="00687C12">
          <w:rPr>
            <w:rFonts w:ascii="Times New Roman" w:eastAsia="Times New Roman" w:hAnsi="Times New Roman" w:cs="Times New Roman"/>
            <w:sz w:val="24"/>
            <w:szCs w:val="24"/>
            <w:rPrChange w:id="154" w:author="Dagi" w:date="2026-02-04T12:41:00Z">
              <w:rPr/>
            </w:rPrChange>
          </w:rPr>
          <w:t>Comparative assessment against alternative solutions (on-premises systems, commercial SaaS DMS without custom encryption/RBAC).</w:t>
        </w:r>
      </w:ins>
    </w:p>
    <w:p w14:paraId="41284FA5" w14:textId="77777777" w:rsidR="0077793A" w:rsidRPr="00687C12" w:rsidRDefault="0077793A">
      <w:pPr>
        <w:numPr>
          <w:ilvl w:val="0"/>
          <w:numId w:val="13"/>
        </w:numPr>
        <w:spacing w:before="100" w:beforeAutospacing="1" w:after="100" w:afterAutospacing="1" w:line="360" w:lineRule="auto"/>
        <w:jc w:val="both"/>
        <w:rPr>
          <w:ins w:id="155" w:author="Dagi" w:date="2026-02-04T12:26:00Z"/>
          <w:rFonts w:ascii="Times New Roman" w:eastAsia="Times New Roman" w:hAnsi="Times New Roman" w:cs="Times New Roman"/>
          <w:sz w:val="24"/>
          <w:szCs w:val="24"/>
          <w:rPrChange w:id="156" w:author="Dagi" w:date="2026-02-04T12:41:00Z">
            <w:rPr>
              <w:ins w:id="157" w:author="Dagi" w:date="2026-02-04T12:26:00Z"/>
            </w:rPr>
          </w:rPrChange>
        </w:rPr>
        <w:pPrChange w:id="158" w:author="Dagi" w:date="2026-02-04T12:41:00Z">
          <w:pPr>
            <w:numPr>
              <w:numId w:val="18"/>
            </w:numPr>
            <w:tabs>
              <w:tab w:val="num" w:pos="720"/>
            </w:tabs>
            <w:spacing w:before="100" w:beforeAutospacing="1" w:after="100" w:afterAutospacing="1" w:line="240" w:lineRule="auto"/>
            <w:ind w:left="720" w:hanging="360"/>
          </w:pPr>
        </w:pPrChange>
      </w:pPr>
      <w:ins w:id="159" w:author="Dagi" w:date="2026-02-04T12:26:00Z">
        <w:r w:rsidRPr="00687C12">
          <w:rPr>
            <w:rFonts w:ascii="Times New Roman" w:eastAsia="Times New Roman" w:hAnsi="Times New Roman" w:cs="Times New Roman"/>
            <w:sz w:val="24"/>
            <w:szCs w:val="24"/>
            <w:rPrChange w:id="160" w:author="Dagi" w:date="2026-02-04T12:41:00Z">
              <w:rPr/>
            </w:rPrChange>
          </w:rPr>
          <w:t>Identification of threats/vulnerabilities (likelihood and impact), stakeholder impacts, and mitigation strategies.</w:t>
        </w:r>
      </w:ins>
    </w:p>
    <w:p w14:paraId="428434DF" w14:textId="253318CC" w:rsidR="0077793A" w:rsidRPr="00687C12" w:rsidRDefault="0077793A">
      <w:pPr>
        <w:numPr>
          <w:ilvl w:val="0"/>
          <w:numId w:val="13"/>
        </w:numPr>
        <w:spacing w:before="100" w:beforeAutospacing="1" w:after="100" w:afterAutospacing="1" w:line="360" w:lineRule="auto"/>
        <w:jc w:val="both"/>
        <w:rPr>
          <w:ins w:id="161" w:author="Dagi" w:date="2026-02-04T12:26:00Z"/>
          <w:rFonts w:ascii="Times New Roman" w:eastAsia="Times New Roman" w:hAnsi="Times New Roman" w:cs="Times New Roman"/>
          <w:sz w:val="24"/>
          <w:szCs w:val="24"/>
          <w:rPrChange w:id="162" w:author="Dagi" w:date="2026-02-04T12:41:00Z">
            <w:rPr>
              <w:ins w:id="163" w:author="Dagi" w:date="2026-02-04T12:26:00Z"/>
            </w:rPr>
          </w:rPrChange>
        </w:rPr>
        <w:pPrChange w:id="164" w:author="Dagi" w:date="2026-02-04T12:41:00Z">
          <w:pPr>
            <w:numPr>
              <w:numId w:val="18"/>
            </w:numPr>
            <w:tabs>
              <w:tab w:val="num" w:pos="720"/>
            </w:tabs>
            <w:spacing w:before="100" w:beforeAutospacing="1" w:after="100" w:afterAutospacing="1" w:line="240" w:lineRule="auto"/>
            <w:ind w:left="720" w:hanging="360"/>
          </w:pPr>
        </w:pPrChange>
      </w:pPr>
      <w:ins w:id="165" w:author="Dagi" w:date="2026-02-04T12:26:00Z">
        <w:r w:rsidRPr="00687C12">
          <w:rPr>
            <w:rFonts w:ascii="Times New Roman" w:eastAsia="Times New Roman" w:hAnsi="Times New Roman" w:cs="Times New Roman"/>
            <w:sz w:val="24"/>
            <w:szCs w:val="24"/>
            <w:rPrChange w:id="166" w:author="Dagi" w:date="2026-02-04T12:41:00Z">
              <w:rPr/>
            </w:rPrChange>
          </w:rPr>
          <w:t>Projected success metrics via an evaluation framework (alignment to security/compliance goals, cost-benefit analysis, qualitative design validation).</w:t>
        </w:r>
      </w:ins>
    </w:p>
    <w:p w14:paraId="64ED373C" w14:textId="6610950E" w:rsidR="0077793A" w:rsidRPr="00687C12" w:rsidRDefault="0077793A">
      <w:pPr>
        <w:spacing w:before="100" w:beforeAutospacing="1" w:after="100" w:afterAutospacing="1" w:line="360" w:lineRule="auto"/>
        <w:jc w:val="both"/>
        <w:rPr>
          <w:ins w:id="167" w:author="Dagi" w:date="2026-02-04T12:26:00Z"/>
          <w:sz w:val="24"/>
          <w:szCs w:val="24"/>
          <w:rPrChange w:id="168" w:author="Dagi" w:date="2026-02-04T12:42:00Z">
            <w:rPr>
              <w:ins w:id="169" w:author="Dagi" w:date="2026-02-04T12:26:00Z"/>
            </w:rPr>
          </w:rPrChange>
        </w:rPr>
        <w:pPrChange w:id="170" w:author="Dagi" w:date="2026-02-04T12:42:00Z">
          <w:pPr>
            <w:pStyle w:val="Heading3"/>
          </w:pPr>
        </w:pPrChange>
      </w:pPr>
      <w:ins w:id="171" w:author="Dagi" w:date="2026-02-04T12:26:00Z">
        <w:r w:rsidRPr="00687C12">
          <w:rPr>
            <w:rFonts w:ascii="Times New Roman" w:eastAsia="Times New Roman" w:hAnsi="Times New Roman" w:cs="Times New Roman"/>
            <w:b/>
            <w:bCs/>
            <w:sz w:val="24"/>
            <w:szCs w:val="24"/>
            <w:rPrChange w:id="172" w:author="Dagi" w:date="2026-02-04T12:42:00Z">
              <w:rPr>
                <w:b w:val="0"/>
                <w:bCs w:val="0"/>
              </w:rPr>
            </w:rPrChange>
          </w:rPr>
          <w:lastRenderedPageBreak/>
          <w:t>Deliverables</w:t>
        </w:r>
      </w:ins>
    </w:p>
    <w:p w14:paraId="7B6CEC09" w14:textId="3E88D878" w:rsidR="0077793A" w:rsidRPr="00687C12" w:rsidRDefault="0077793A">
      <w:pPr>
        <w:numPr>
          <w:ilvl w:val="0"/>
          <w:numId w:val="13"/>
        </w:numPr>
        <w:spacing w:before="100" w:beforeAutospacing="1" w:after="100" w:afterAutospacing="1" w:line="360" w:lineRule="auto"/>
        <w:jc w:val="both"/>
        <w:rPr>
          <w:ins w:id="173" w:author="Dagi" w:date="2026-02-04T12:26:00Z"/>
          <w:rFonts w:ascii="Times New Roman" w:eastAsia="Times New Roman" w:hAnsi="Times New Roman" w:cs="Times New Roman"/>
          <w:sz w:val="24"/>
          <w:szCs w:val="24"/>
          <w:rPrChange w:id="174" w:author="Dagi" w:date="2026-02-04T12:42:00Z">
            <w:rPr>
              <w:ins w:id="175" w:author="Dagi" w:date="2026-02-04T12:26:00Z"/>
            </w:rPr>
          </w:rPrChange>
        </w:rPr>
        <w:pPrChange w:id="176" w:author="Dagi" w:date="2026-02-04T12:42:00Z">
          <w:pPr>
            <w:numPr>
              <w:numId w:val="19"/>
            </w:numPr>
            <w:tabs>
              <w:tab w:val="num" w:pos="720"/>
            </w:tabs>
            <w:spacing w:before="100" w:beforeAutospacing="1" w:after="100" w:afterAutospacing="1" w:line="240" w:lineRule="auto"/>
            <w:ind w:left="720" w:hanging="360"/>
          </w:pPr>
        </w:pPrChange>
      </w:pPr>
      <w:ins w:id="177" w:author="Dagi" w:date="2026-02-04T12:26:00Z">
        <w:r w:rsidRPr="00687C12">
          <w:rPr>
            <w:rFonts w:ascii="Times New Roman" w:eastAsia="Times New Roman" w:hAnsi="Times New Roman" w:cs="Times New Roman"/>
            <w:sz w:val="24"/>
            <w:szCs w:val="24"/>
            <w:rPrChange w:id="178" w:author="Dagi" w:date="2026-02-04T12:42:00Z">
              <w:rPr>
                <w:rStyle w:val="Strong"/>
              </w:rPr>
            </w:rPrChange>
          </w:rPr>
          <w:t>Business Case and Opportunity Document</w:t>
        </w:r>
      </w:ins>
    </w:p>
    <w:p w14:paraId="73A37EDC" w14:textId="71C157DD" w:rsidR="0077793A" w:rsidRPr="00687C12" w:rsidRDefault="0077793A">
      <w:pPr>
        <w:numPr>
          <w:ilvl w:val="0"/>
          <w:numId w:val="13"/>
        </w:numPr>
        <w:spacing w:before="100" w:beforeAutospacing="1" w:after="100" w:afterAutospacing="1" w:line="360" w:lineRule="auto"/>
        <w:jc w:val="both"/>
        <w:rPr>
          <w:ins w:id="179" w:author="Dagi" w:date="2026-02-04T12:26:00Z"/>
          <w:rFonts w:ascii="Times New Roman" w:eastAsia="Times New Roman" w:hAnsi="Times New Roman" w:cs="Times New Roman"/>
          <w:sz w:val="24"/>
          <w:szCs w:val="24"/>
          <w:rPrChange w:id="180" w:author="Dagi" w:date="2026-02-04T12:42:00Z">
            <w:rPr>
              <w:ins w:id="181" w:author="Dagi" w:date="2026-02-04T12:26:00Z"/>
            </w:rPr>
          </w:rPrChange>
        </w:rPr>
        <w:pPrChange w:id="182" w:author="Dagi" w:date="2026-02-04T12:42:00Z">
          <w:pPr>
            <w:numPr>
              <w:numId w:val="19"/>
            </w:numPr>
            <w:tabs>
              <w:tab w:val="num" w:pos="720"/>
            </w:tabs>
            <w:spacing w:before="100" w:beforeAutospacing="1" w:after="100" w:afterAutospacing="1" w:line="240" w:lineRule="auto"/>
            <w:ind w:left="720" w:hanging="360"/>
          </w:pPr>
        </w:pPrChange>
      </w:pPr>
      <w:ins w:id="183" w:author="Dagi" w:date="2026-02-04T12:26:00Z">
        <w:r w:rsidRPr="00687C12">
          <w:rPr>
            <w:rFonts w:ascii="Times New Roman" w:eastAsia="Times New Roman" w:hAnsi="Times New Roman" w:cs="Times New Roman"/>
            <w:sz w:val="24"/>
            <w:szCs w:val="24"/>
            <w:rPrChange w:id="184" w:author="Dagi" w:date="2026-02-04T12:42:00Z">
              <w:rPr>
                <w:rStyle w:val="Strong"/>
              </w:rPr>
            </w:rPrChange>
          </w:rPr>
          <w:t>Stakeholder Analysis and Impact Report</w:t>
        </w:r>
        <w:r w:rsidRPr="00687C12">
          <w:rPr>
            <w:rFonts w:ascii="Times New Roman" w:eastAsia="Times New Roman" w:hAnsi="Times New Roman" w:cs="Times New Roman"/>
            <w:sz w:val="24"/>
            <w:szCs w:val="24"/>
            <w:rPrChange w:id="185" w:author="Dagi" w:date="2026-02-04T12:42:00Z">
              <w:rPr/>
            </w:rPrChange>
          </w:rPr>
          <w:t xml:space="preserve"> </w:t>
        </w:r>
      </w:ins>
    </w:p>
    <w:p w14:paraId="6246C564" w14:textId="0BD7DE98" w:rsidR="0077793A" w:rsidRPr="00687C12" w:rsidRDefault="0077793A">
      <w:pPr>
        <w:numPr>
          <w:ilvl w:val="0"/>
          <w:numId w:val="13"/>
        </w:numPr>
        <w:spacing w:before="100" w:beforeAutospacing="1" w:after="100" w:afterAutospacing="1" w:line="360" w:lineRule="auto"/>
        <w:jc w:val="both"/>
        <w:rPr>
          <w:ins w:id="186" w:author="Dagi" w:date="2026-02-04T12:26:00Z"/>
          <w:rFonts w:ascii="Times New Roman" w:eastAsia="Times New Roman" w:hAnsi="Times New Roman" w:cs="Times New Roman"/>
          <w:sz w:val="24"/>
          <w:szCs w:val="24"/>
          <w:rPrChange w:id="187" w:author="Dagi" w:date="2026-02-04T12:42:00Z">
            <w:rPr>
              <w:ins w:id="188" w:author="Dagi" w:date="2026-02-04T12:26:00Z"/>
            </w:rPr>
          </w:rPrChange>
        </w:rPr>
        <w:pPrChange w:id="189" w:author="Dagi" w:date="2026-02-04T12:42:00Z">
          <w:pPr>
            <w:numPr>
              <w:numId w:val="19"/>
            </w:numPr>
            <w:tabs>
              <w:tab w:val="num" w:pos="720"/>
            </w:tabs>
            <w:spacing w:before="100" w:beforeAutospacing="1" w:after="100" w:afterAutospacing="1" w:line="240" w:lineRule="auto"/>
            <w:ind w:left="720" w:hanging="360"/>
          </w:pPr>
        </w:pPrChange>
      </w:pPr>
      <w:ins w:id="190" w:author="Dagi" w:date="2026-02-04T12:26:00Z">
        <w:r w:rsidRPr="00687C12">
          <w:rPr>
            <w:rFonts w:ascii="Times New Roman" w:eastAsia="Times New Roman" w:hAnsi="Times New Roman" w:cs="Times New Roman"/>
            <w:sz w:val="24"/>
            <w:szCs w:val="24"/>
            <w:rPrChange w:id="191" w:author="Dagi" w:date="2026-02-04T12:42:00Z">
              <w:rPr>
                <w:rStyle w:val="Strong"/>
              </w:rPr>
            </w:rPrChange>
          </w:rPr>
          <w:t>Threat and Vulnerability Assessment Report</w:t>
        </w:r>
      </w:ins>
      <w:ins w:id="192" w:author="Dagi" w:date="2026-02-04T12:43:00Z">
        <w:r w:rsidR="00687C12">
          <w:rPr>
            <w:rFonts w:ascii="Times New Roman" w:eastAsia="Times New Roman" w:hAnsi="Times New Roman" w:cs="Times New Roman"/>
            <w:sz w:val="24"/>
            <w:szCs w:val="24"/>
          </w:rPr>
          <w:t xml:space="preserve"> </w:t>
        </w:r>
      </w:ins>
    </w:p>
    <w:p w14:paraId="500F76C0" w14:textId="74A3ADA0" w:rsidR="0077793A" w:rsidRPr="00687C12" w:rsidRDefault="0077793A">
      <w:pPr>
        <w:numPr>
          <w:ilvl w:val="0"/>
          <w:numId w:val="13"/>
        </w:numPr>
        <w:spacing w:before="100" w:beforeAutospacing="1" w:after="100" w:afterAutospacing="1" w:line="360" w:lineRule="auto"/>
        <w:jc w:val="both"/>
        <w:rPr>
          <w:ins w:id="193" w:author="Dagi" w:date="2026-02-04T12:26:00Z"/>
          <w:rFonts w:ascii="Times New Roman" w:eastAsia="Times New Roman" w:hAnsi="Times New Roman" w:cs="Times New Roman"/>
          <w:sz w:val="24"/>
          <w:szCs w:val="24"/>
          <w:rPrChange w:id="194" w:author="Dagi" w:date="2026-02-04T12:42:00Z">
            <w:rPr>
              <w:ins w:id="195" w:author="Dagi" w:date="2026-02-04T12:26:00Z"/>
            </w:rPr>
          </w:rPrChange>
        </w:rPr>
        <w:pPrChange w:id="196" w:author="Dagi" w:date="2026-02-04T12:42:00Z">
          <w:pPr>
            <w:numPr>
              <w:numId w:val="19"/>
            </w:numPr>
            <w:tabs>
              <w:tab w:val="num" w:pos="720"/>
            </w:tabs>
            <w:spacing w:before="100" w:beforeAutospacing="1" w:after="100" w:afterAutospacing="1" w:line="240" w:lineRule="auto"/>
            <w:ind w:left="720" w:hanging="360"/>
          </w:pPr>
        </w:pPrChange>
      </w:pPr>
      <w:ins w:id="197" w:author="Dagi" w:date="2026-02-04T12:26:00Z">
        <w:r w:rsidRPr="00687C12">
          <w:rPr>
            <w:rFonts w:ascii="Times New Roman" w:eastAsia="Times New Roman" w:hAnsi="Times New Roman" w:cs="Times New Roman"/>
            <w:sz w:val="24"/>
            <w:szCs w:val="24"/>
            <w:rPrChange w:id="198" w:author="Dagi" w:date="2026-02-04T12:42:00Z">
              <w:rPr>
                <w:rStyle w:val="Strong"/>
              </w:rPr>
            </w:rPrChange>
          </w:rPr>
          <w:t>Alternatives Comparison Report</w:t>
        </w:r>
        <w:r w:rsidRPr="00687C12">
          <w:rPr>
            <w:rFonts w:ascii="Times New Roman" w:eastAsia="Times New Roman" w:hAnsi="Times New Roman" w:cs="Times New Roman"/>
            <w:sz w:val="24"/>
            <w:szCs w:val="24"/>
            <w:rPrChange w:id="199" w:author="Dagi" w:date="2026-02-04T12:42:00Z">
              <w:rPr/>
            </w:rPrChange>
          </w:rPr>
          <w:t xml:space="preserve"> </w:t>
        </w:r>
      </w:ins>
    </w:p>
    <w:p w14:paraId="7C4B9364" w14:textId="4648B62E" w:rsidR="0077793A" w:rsidRPr="00687C12" w:rsidRDefault="0077793A">
      <w:pPr>
        <w:numPr>
          <w:ilvl w:val="0"/>
          <w:numId w:val="13"/>
        </w:numPr>
        <w:spacing w:before="100" w:beforeAutospacing="1" w:after="100" w:afterAutospacing="1" w:line="360" w:lineRule="auto"/>
        <w:jc w:val="both"/>
        <w:rPr>
          <w:ins w:id="200" w:author="Dagi" w:date="2026-02-04T12:26:00Z"/>
          <w:rFonts w:ascii="Times New Roman" w:eastAsia="Times New Roman" w:hAnsi="Times New Roman" w:cs="Times New Roman"/>
          <w:sz w:val="24"/>
          <w:szCs w:val="24"/>
          <w:rPrChange w:id="201" w:author="Dagi" w:date="2026-02-04T12:42:00Z">
            <w:rPr>
              <w:ins w:id="202" w:author="Dagi" w:date="2026-02-04T12:26:00Z"/>
            </w:rPr>
          </w:rPrChange>
        </w:rPr>
        <w:pPrChange w:id="203" w:author="Dagi" w:date="2026-02-04T12:42:00Z">
          <w:pPr>
            <w:numPr>
              <w:numId w:val="19"/>
            </w:numPr>
            <w:tabs>
              <w:tab w:val="num" w:pos="720"/>
            </w:tabs>
            <w:spacing w:before="100" w:beforeAutospacing="1" w:after="100" w:afterAutospacing="1" w:line="240" w:lineRule="auto"/>
            <w:ind w:left="720" w:hanging="360"/>
          </w:pPr>
        </w:pPrChange>
      </w:pPr>
      <w:ins w:id="204" w:author="Dagi" w:date="2026-02-04T12:26:00Z">
        <w:r w:rsidRPr="00687C12">
          <w:rPr>
            <w:rFonts w:ascii="Times New Roman" w:eastAsia="Times New Roman" w:hAnsi="Times New Roman" w:cs="Times New Roman"/>
            <w:sz w:val="24"/>
            <w:szCs w:val="24"/>
            <w:rPrChange w:id="205" w:author="Dagi" w:date="2026-02-04T12:42:00Z">
              <w:rPr>
                <w:rStyle w:val="Strong"/>
              </w:rPr>
            </w:rPrChange>
          </w:rPr>
          <w:t>Cost Estimation and Pricing Analysis Document</w:t>
        </w:r>
        <w:r w:rsidRPr="00687C12">
          <w:rPr>
            <w:rFonts w:ascii="Times New Roman" w:eastAsia="Times New Roman" w:hAnsi="Times New Roman" w:cs="Times New Roman"/>
            <w:sz w:val="24"/>
            <w:szCs w:val="24"/>
            <w:rPrChange w:id="206" w:author="Dagi" w:date="2026-02-04T12:42:00Z">
              <w:rPr/>
            </w:rPrChange>
          </w:rPr>
          <w:t xml:space="preserve"> </w:t>
        </w:r>
      </w:ins>
    </w:p>
    <w:p w14:paraId="7A6255E4" w14:textId="71ADB42F" w:rsidR="0077793A" w:rsidRPr="00687C12" w:rsidRDefault="0077793A">
      <w:pPr>
        <w:numPr>
          <w:ilvl w:val="0"/>
          <w:numId w:val="13"/>
        </w:numPr>
        <w:spacing w:before="100" w:beforeAutospacing="1" w:after="100" w:afterAutospacing="1" w:line="360" w:lineRule="auto"/>
        <w:jc w:val="both"/>
        <w:rPr>
          <w:ins w:id="207" w:author="Dagi" w:date="2026-02-04T12:26:00Z"/>
          <w:rFonts w:ascii="Times New Roman" w:eastAsia="Times New Roman" w:hAnsi="Times New Roman" w:cs="Times New Roman"/>
          <w:sz w:val="24"/>
          <w:szCs w:val="24"/>
          <w:rPrChange w:id="208" w:author="Dagi" w:date="2026-02-04T12:42:00Z">
            <w:rPr>
              <w:ins w:id="209" w:author="Dagi" w:date="2026-02-04T12:26:00Z"/>
            </w:rPr>
          </w:rPrChange>
        </w:rPr>
        <w:pPrChange w:id="210" w:author="Dagi" w:date="2026-02-04T12:42:00Z">
          <w:pPr>
            <w:numPr>
              <w:numId w:val="19"/>
            </w:numPr>
            <w:tabs>
              <w:tab w:val="num" w:pos="720"/>
            </w:tabs>
            <w:spacing w:before="100" w:beforeAutospacing="1" w:after="100" w:afterAutospacing="1" w:line="240" w:lineRule="auto"/>
            <w:ind w:left="720" w:hanging="360"/>
          </w:pPr>
        </w:pPrChange>
      </w:pPr>
      <w:ins w:id="211" w:author="Dagi" w:date="2026-02-04T12:26:00Z">
        <w:r w:rsidRPr="00687C12">
          <w:rPr>
            <w:rFonts w:ascii="Times New Roman" w:eastAsia="Times New Roman" w:hAnsi="Times New Roman" w:cs="Times New Roman"/>
            <w:sz w:val="24"/>
            <w:szCs w:val="24"/>
            <w:rPrChange w:id="212" w:author="Dagi" w:date="2026-02-04T12:42:00Z">
              <w:rPr>
                <w:rStyle w:val="Strong"/>
              </w:rPr>
            </w:rPrChange>
          </w:rPr>
          <w:t>Project Methodology and Implementation Plan Document</w:t>
        </w:r>
        <w:r w:rsidRPr="00687C12">
          <w:rPr>
            <w:rFonts w:ascii="Times New Roman" w:eastAsia="Times New Roman" w:hAnsi="Times New Roman" w:cs="Times New Roman"/>
            <w:sz w:val="24"/>
            <w:szCs w:val="24"/>
            <w:rPrChange w:id="213" w:author="Dagi" w:date="2026-02-04T12:42:00Z">
              <w:rPr/>
            </w:rPrChange>
          </w:rPr>
          <w:t xml:space="preserve"> </w:t>
        </w:r>
      </w:ins>
    </w:p>
    <w:p w14:paraId="298601B1" w14:textId="27C6C05A" w:rsidR="0077793A" w:rsidRPr="00687C12" w:rsidRDefault="0077793A">
      <w:pPr>
        <w:numPr>
          <w:ilvl w:val="0"/>
          <w:numId w:val="13"/>
        </w:numPr>
        <w:spacing w:before="100" w:beforeAutospacing="1" w:after="100" w:afterAutospacing="1" w:line="360" w:lineRule="auto"/>
        <w:jc w:val="both"/>
        <w:rPr>
          <w:ins w:id="214" w:author="Dagi" w:date="2026-02-04T12:26:00Z"/>
          <w:rFonts w:ascii="Times New Roman" w:eastAsia="Times New Roman" w:hAnsi="Times New Roman" w:cs="Times New Roman"/>
          <w:sz w:val="24"/>
          <w:szCs w:val="24"/>
          <w:rPrChange w:id="215" w:author="Dagi" w:date="2026-02-04T12:42:00Z">
            <w:rPr>
              <w:ins w:id="216" w:author="Dagi" w:date="2026-02-04T12:26:00Z"/>
            </w:rPr>
          </w:rPrChange>
        </w:rPr>
        <w:pPrChange w:id="217" w:author="Dagi" w:date="2026-02-04T12:42:00Z">
          <w:pPr>
            <w:numPr>
              <w:numId w:val="19"/>
            </w:numPr>
            <w:tabs>
              <w:tab w:val="num" w:pos="720"/>
            </w:tabs>
            <w:spacing w:before="100" w:beforeAutospacing="1" w:after="100" w:afterAutospacing="1" w:line="240" w:lineRule="auto"/>
            <w:ind w:left="720" w:hanging="360"/>
          </w:pPr>
        </w:pPrChange>
      </w:pPr>
      <w:ins w:id="218" w:author="Dagi" w:date="2026-02-04T12:26:00Z">
        <w:r w:rsidRPr="00687C12">
          <w:rPr>
            <w:rFonts w:ascii="Times New Roman" w:eastAsia="Times New Roman" w:hAnsi="Times New Roman" w:cs="Times New Roman"/>
            <w:sz w:val="24"/>
            <w:szCs w:val="24"/>
            <w:rPrChange w:id="219" w:author="Dagi" w:date="2026-02-04T12:42:00Z">
              <w:rPr>
                <w:rStyle w:val="Strong"/>
              </w:rPr>
            </w:rPrChange>
          </w:rPr>
          <w:t>Testing and Validation Plan Document</w:t>
        </w:r>
        <w:r w:rsidRPr="00687C12">
          <w:rPr>
            <w:rFonts w:ascii="Times New Roman" w:eastAsia="Times New Roman" w:hAnsi="Times New Roman" w:cs="Times New Roman"/>
            <w:sz w:val="24"/>
            <w:szCs w:val="24"/>
            <w:rPrChange w:id="220" w:author="Dagi" w:date="2026-02-04T12:42:00Z">
              <w:rPr/>
            </w:rPrChange>
          </w:rPr>
          <w:t xml:space="preserve"> </w:t>
        </w:r>
      </w:ins>
    </w:p>
    <w:p w14:paraId="14FBB281" w14:textId="09A06238" w:rsidR="0077793A" w:rsidRPr="00687C12" w:rsidRDefault="0077793A">
      <w:pPr>
        <w:numPr>
          <w:ilvl w:val="0"/>
          <w:numId w:val="13"/>
        </w:numPr>
        <w:spacing w:before="100" w:beforeAutospacing="1" w:after="100" w:afterAutospacing="1" w:line="360" w:lineRule="auto"/>
        <w:jc w:val="both"/>
        <w:rPr>
          <w:ins w:id="221" w:author="Dagi" w:date="2026-02-04T12:26:00Z"/>
          <w:rFonts w:ascii="Times New Roman" w:eastAsia="Times New Roman" w:hAnsi="Times New Roman" w:cs="Times New Roman"/>
          <w:sz w:val="24"/>
          <w:szCs w:val="24"/>
          <w:rPrChange w:id="222" w:author="Dagi" w:date="2026-02-04T12:42:00Z">
            <w:rPr>
              <w:ins w:id="223" w:author="Dagi" w:date="2026-02-04T12:26:00Z"/>
            </w:rPr>
          </w:rPrChange>
        </w:rPr>
        <w:pPrChange w:id="224" w:author="Dagi" w:date="2026-02-04T12:42:00Z">
          <w:pPr>
            <w:numPr>
              <w:numId w:val="19"/>
            </w:numPr>
            <w:tabs>
              <w:tab w:val="num" w:pos="720"/>
            </w:tabs>
            <w:spacing w:before="100" w:beforeAutospacing="1" w:after="100" w:afterAutospacing="1" w:line="240" w:lineRule="auto"/>
            <w:ind w:left="720" w:hanging="360"/>
          </w:pPr>
        </w:pPrChange>
      </w:pPr>
      <w:ins w:id="225" w:author="Dagi" w:date="2026-02-04T12:26:00Z">
        <w:r w:rsidRPr="00687C12">
          <w:rPr>
            <w:rFonts w:ascii="Times New Roman" w:eastAsia="Times New Roman" w:hAnsi="Times New Roman" w:cs="Times New Roman"/>
            <w:sz w:val="24"/>
            <w:szCs w:val="24"/>
            <w:rPrChange w:id="226" w:author="Dagi" w:date="2026-02-04T12:42:00Z">
              <w:rPr>
                <w:rStyle w:val="Strong"/>
              </w:rPr>
            </w:rPrChange>
          </w:rPr>
          <w:t>Post-Implementation Support and Maintenance Plan Summary</w:t>
        </w:r>
      </w:ins>
    </w:p>
    <w:p w14:paraId="275CDA63" w14:textId="743BBEB0" w:rsidR="00FD30AA" w:rsidRPr="00DF3EA4" w:rsidDel="0077793A" w:rsidRDefault="00FD30AA" w:rsidP="0077793A">
      <w:pPr>
        <w:pStyle w:val="Heading3"/>
        <w:rPr>
          <w:del w:id="227" w:author="Dagi" w:date="2026-02-04T12:26:00Z"/>
          <w:rFonts w:ascii="Verdana" w:hAnsi="Verdana"/>
          <w:sz w:val="20"/>
          <w:szCs w:val="20"/>
        </w:rPr>
      </w:pPr>
    </w:p>
    <w:p w14:paraId="260EF7C4" w14:textId="6AFAB3C1" w:rsidR="00FD30AA" w:rsidRPr="00FD30AA" w:rsidDel="00F00826" w:rsidRDefault="00FD30AA" w:rsidP="0077793A">
      <w:pPr>
        <w:pStyle w:val="Heading3"/>
        <w:rPr>
          <w:del w:id="228" w:author="Dagi" w:date="2026-02-04T12:18:00Z"/>
          <w:rFonts w:ascii="Verdana" w:hAnsi="Verdana"/>
          <w:sz w:val="20"/>
          <w:szCs w:val="20"/>
        </w:rPr>
      </w:pPr>
    </w:p>
    <w:p w14:paraId="2743D938" w14:textId="77777777" w:rsidR="00FD30AA" w:rsidRPr="00FD30AA" w:rsidRDefault="00FD30AA" w:rsidP="0077793A">
      <w:pPr>
        <w:pStyle w:val="Heading3"/>
        <w:rPr>
          <w:rFonts w:ascii="Verdana" w:hAnsi="Verdana"/>
          <w:b w:val="0"/>
          <w:sz w:val="20"/>
          <w:szCs w:val="20"/>
        </w:rPr>
      </w:pPr>
      <w:r w:rsidRPr="00FD30AA">
        <w:rPr>
          <w:rFonts w:ascii="Verdana" w:hAnsi="Verdana"/>
          <w:sz w:val="20"/>
          <w:szCs w:val="20"/>
        </w:rPr>
        <w:t>IMPLEMENTATION and EVALUATION:</w:t>
      </w:r>
    </w:p>
    <w:p w14:paraId="70F109F7" w14:textId="77777777" w:rsidR="00FD30AA" w:rsidRPr="00FD30AA" w:rsidRDefault="00FD30AA" w:rsidP="00FD30AA">
      <w:pPr>
        <w:pStyle w:val="ListParagraph"/>
        <w:numPr>
          <w:ilvl w:val="0"/>
          <w:numId w:val="3"/>
        </w:numPr>
        <w:rPr>
          <w:rFonts w:ascii="Verdana" w:hAnsi="Verdana"/>
          <w:sz w:val="20"/>
          <w:szCs w:val="20"/>
        </w:rPr>
      </w:pPr>
      <w:r w:rsidRPr="00FD30AA">
        <w:rPr>
          <w:rFonts w:ascii="Verdana" w:hAnsi="Verdana"/>
          <w:sz w:val="20"/>
          <w:szCs w:val="20"/>
        </w:rPr>
        <w:t xml:space="preserve">Describe how you will approach the implementation of your project: </w:t>
      </w:r>
    </w:p>
    <w:p w14:paraId="3B57F7BF" w14:textId="4337C49E" w:rsidR="00A97212" w:rsidRPr="007F7D6A" w:rsidRDefault="00A97212">
      <w:pPr>
        <w:pStyle w:val="NormalWeb"/>
        <w:spacing w:line="360" w:lineRule="auto"/>
        <w:jc w:val="both"/>
        <w:rPr>
          <w:ins w:id="229" w:author="Dagi" w:date="2026-02-04T12:53:00Z"/>
        </w:rPr>
        <w:pPrChange w:id="230" w:author="Dagi" w:date="2026-02-06T06:16:00Z">
          <w:pPr>
            <w:pStyle w:val="NormalWeb"/>
          </w:pPr>
        </w:pPrChange>
      </w:pPr>
      <w:ins w:id="231" w:author="Dagi" w:date="2026-02-04T12:53:00Z">
        <w:r w:rsidRPr="007F7D6A">
          <w:t>The implementation of this project adopts a structured, analytical and documentation-centric approach since the primary deliverable is a comprehensive design, implementation description, and evaluation document</w:t>
        </w:r>
      </w:ins>
      <w:ins w:id="232" w:author="Dagi" w:date="2026-02-06T05:53:00Z">
        <w:r w:rsidR="008E5805" w:rsidRPr="007F7D6A">
          <w:t xml:space="preserve">. </w:t>
        </w:r>
      </w:ins>
      <w:ins w:id="233" w:author="Dagi" w:date="2026-02-04T12:53:00Z">
        <w:r w:rsidRPr="007F7D6A">
          <w:t>This system integrates AES-256 encryption with Role-Based Access Control (RBAC) to address organizational requirements for secure document handling</w:t>
        </w:r>
      </w:ins>
      <w:ins w:id="234" w:author="Dagi" w:date="2026-02-04T12:54:00Z">
        <w:r w:rsidRPr="007F7D6A">
          <w:t xml:space="preserve">s. </w:t>
        </w:r>
      </w:ins>
    </w:p>
    <w:p w14:paraId="74BED8C6" w14:textId="01E9E810" w:rsidR="00A97212" w:rsidRDefault="00A97212" w:rsidP="007F7D6A">
      <w:pPr>
        <w:pStyle w:val="NormalWeb"/>
        <w:spacing w:line="360" w:lineRule="auto"/>
        <w:jc w:val="both"/>
        <w:rPr>
          <w:ins w:id="235" w:author="Dagi" w:date="2026-02-06T06:17:00Z"/>
        </w:rPr>
      </w:pPr>
      <w:ins w:id="236" w:author="Dagi" w:date="2026-02-04T12:53:00Z">
        <w:r w:rsidRPr="007F7D6A">
          <w:t xml:space="preserve">The implementation approach follows an </w:t>
        </w:r>
        <w:r w:rsidRPr="007F7D6A">
          <w:rPr>
            <w:rStyle w:val="Strong"/>
            <w:b w:val="0"/>
            <w:bCs w:val="0"/>
            <w:rPrChange w:id="237" w:author="Dagi" w:date="2026-02-06T06:16:00Z">
              <w:rPr>
                <w:rStyle w:val="Strong"/>
              </w:rPr>
            </w:rPrChange>
          </w:rPr>
          <w:t>Agile methodology</w:t>
        </w:r>
      </w:ins>
      <w:ins w:id="238" w:author="Dagi" w:date="2026-02-06T05:53:00Z">
        <w:r w:rsidR="008E5805" w:rsidRPr="007F7D6A">
          <w:t xml:space="preserve">. This is </w:t>
        </w:r>
      </w:ins>
      <w:ins w:id="239" w:author="Dagi" w:date="2026-02-04T12:53:00Z">
        <w:r w:rsidRPr="007F7D6A">
          <w:t xml:space="preserve">selected </w:t>
        </w:r>
      </w:ins>
      <w:ins w:id="240" w:author="Dagi" w:date="2026-02-06T05:53:00Z">
        <w:r w:rsidR="008E5805" w:rsidRPr="007F7D6A">
          <w:t>since</w:t>
        </w:r>
      </w:ins>
      <w:ins w:id="241" w:author="Dagi" w:date="2026-02-04T12:53:00Z">
        <w:r w:rsidRPr="007F7D6A">
          <w:t xml:space="preserve"> its </w:t>
        </w:r>
      </w:ins>
      <w:ins w:id="242" w:author="Dagi" w:date="2026-02-06T05:54:00Z">
        <w:r w:rsidR="008E5805" w:rsidRPr="007F7D6A">
          <w:t>flexible</w:t>
        </w:r>
      </w:ins>
      <w:ins w:id="243" w:author="Dagi" w:date="2026-02-04T12:53:00Z">
        <w:r w:rsidRPr="007F7D6A">
          <w:t xml:space="preserve"> in iteratively refining complex design elements</w:t>
        </w:r>
      </w:ins>
      <w:ins w:id="244" w:author="Dagi" w:date="2026-02-04T12:54:00Z">
        <w:r w:rsidRPr="007F7D6A">
          <w:t xml:space="preserve"> </w:t>
        </w:r>
      </w:ins>
      <w:ins w:id="245" w:author="Dagi" w:date="2026-02-04T12:53:00Z">
        <w:r w:rsidRPr="007F7D6A">
          <w:t>such as encryption mechanisms, access control policies, threat mitigations and compliance mappings</w:t>
        </w:r>
      </w:ins>
      <w:ins w:id="246" w:author="Dagi" w:date="2026-02-04T12:54:00Z">
        <w:r w:rsidRPr="007F7D6A">
          <w:t xml:space="preserve"> </w:t>
        </w:r>
      </w:ins>
      <w:ins w:id="247" w:author="Dagi" w:date="2026-02-04T12:53:00Z">
        <w:r w:rsidRPr="007F7D6A">
          <w:t>based on ongoing analysis and literature review. Agile supports short iterative cycles that allow progressive development of documentation artifacts, incorporation of feedback and alignment with evolving insights from security and performance evaluations.</w:t>
        </w:r>
      </w:ins>
    </w:p>
    <w:p w14:paraId="05784DD0" w14:textId="60C3D18C" w:rsidR="007F7D6A" w:rsidRPr="007F7D6A" w:rsidRDefault="007F7D6A">
      <w:pPr>
        <w:pStyle w:val="NormalWeb"/>
        <w:spacing w:line="360" w:lineRule="auto"/>
        <w:jc w:val="both"/>
        <w:rPr>
          <w:ins w:id="248" w:author="Dagi" w:date="2026-02-04T12:53:00Z"/>
          <w:b/>
          <w:bCs/>
          <w:rPrChange w:id="249" w:author="Dagi" w:date="2026-02-06T06:17:00Z">
            <w:rPr>
              <w:ins w:id="250" w:author="Dagi" w:date="2026-02-04T12:53:00Z"/>
            </w:rPr>
          </w:rPrChange>
        </w:rPr>
        <w:pPrChange w:id="251" w:author="Dagi" w:date="2026-02-06T06:16:00Z">
          <w:pPr>
            <w:pStyle w:val="NormalWeb"/>
          </w:pPr>
        </w:pPrChange>
      </w:pPr>
      <w:ins w:id="252" w:author="Dagi" w:date="2026-02-06T06:17:00Z">
        <w:r w:rsidRPr="007F7D6A">
          <w:rPr>
            <w:b/>
            <w:bCs/>
            <w:rPrChange w:id="253" w:author="Dagi" w:date="2026-02-06T06:17:00Z">
              <w:rPr/>
            </w:rPrChange>
          </w:rPr>
          <w:t>Guiding Principle</w:t>
        </w:r>
      </w:ins>
    </w:p>
    <w:p w14:paraId="02E366B6" w14:textId="7F7C0BDE" w:rsidR="00A97212" w:rsidRPr="007F7D6A" w:rsidRDefault="00A97212">
      <w:pPr>
        <w:numPr>
          <w:ilvl w:val="0"/>
          <w:numId w:val="22"/>
        </w:numPr>
        <w:spacing w:before="100" w:beforeAutospacing="1" w:after="100" w:afterAutospacing="1" w:line="360" w:lineRule="auto"/>
        <w:jc w:val="both"/>
        <w:rPr>
          <w:ins w:id="254" w:author="Dagi" w:date="2026-02-04T12:53:00Z"/>
          <w:rFonts w:ascii="Times New Roman" w:hAnsi="Times New Roman" w:cs="Times New Roman"/>
          <w:sz w:val="24"/>
          <w:szCs w:val="24"/>
          <w:rPrChange w:id="255" w:author="Dagi" w:date="2026-02-06T06:16:00Z">
            <w:rPr>
              <w:ins w:id="256" w:author="Dagi" w:date="2026-02-04T12:53:00Z"/>
            </w:rPr>
          </w:rPrChange>
        </w:rPr>
        <w:pPrChange w:id="257" w:author="Dagi" w:date="2026-02-06T06:16:00Z">
          <w:pPr>
            <w:numPr>
              <w:numId w:val="22"/>
            </w:numPr>
            <w:tabs>
              <w:tab w:val="num" w:pos="720"/>
            </w:tabs>
            <w:spacing w:before="100" w:beforeAutospacing="1" w:after="100" w:afterAutospacing="1" w:line="240" w:lineRule="auto"/>
            <w:ind w:left="720" w:hanging="360"/>
          </w:pPr>
        </w:pPrChange>
      </w:pPr>
      <w:ins w:id="258" w:author="Dagi" w:date="2026-02-04T12:53:00Z">
        <w:r w:rsidRPr="007F7D6A">
          <w:rPr>
            <w:rStyle w:val="Strong"/>
            <w:rFonts w:ascii="Times New Roman" w:hAnsi="Times New Roman" w:cs="Times New Roman"/>
            <w:sz w:val="24"/>
            <w:szCs w:val="24"/>
            <w:rPrChange w:id="259" w:author="Dagi" w:date="2026-02-06T06:16:00Z">
              <w:rPr>
                <w:rStyle w:val="Strong"/>
              </w:rPr>
            </w:rPrChange>
          </w:rPr>
          <w:t>Security-by-Design</w:t>
        </w:r>
        <w:r w:rsidRPr="007F7D6A">
          <w:rPr>
            <w:rFonts w:ascii="Times New Roman" w:hAnsi="Times New Roman" w:cs="Times New Roman"/>
            <w:sz w:val="24"/>
            <w:szCs w:val="24"/>
            <w:rPrChange w:id="260" w:author="Dagi" w:date="2026-02-06T06:16:00Z">
              <w:rPr/>
            </w:rPrChange>
          </w:rPr>
          <w:t>: Security features are embedded from the initial design stage.</w:t>
        </w:r>
      </w:ins>
    </w:p>
    <w:p w14:paraId="68E803C5" w14:textId="390B25CA" w:rsidR="00A97212" w:rsidRPr="007F7D6A" w:rsidRDefault="00A97212">
      <w:pPr>
        <w:numPr>
          <w:ilvl w:val="0"/>
          <w:numId w:val="22"/>
        </w:numPr>
        <w:spacing w:before="100" w:beforeAutospacing="1" w:after="100" w:afterAutospacing="1" w:line="360" w:lineRule="auto"/>
        <w:jc w:val="both"/>
        <w:rPr>
          <w:ins w:id="261" w:author="Dagi" w:date="2026-02-04T12:53:00Z"/>
          <w:rFonts w:ascii="Times New Roman" w:hAnsi="Times New Roman" w:cs="Times New Roman"/>
          <w:sz w:val="24"/>
          <w:szCs w:val="24"/>
          <w:rPrChange w:id="262" w:author="Dagi" w:date="2026-02-06T06:16:00Z">
            <w:rPr>
              <w:ins w:id="263" w:author="Dagi" w:date="2026-02-04T12:53:00Z"/>
            </w:rPr>
          </w:rPrChange>
        </w:rPr>
        <w:pPrChange w:id="264" w:author="Dagi" w:date="2026-02-06T06:16:00Z">
          <w:pPr>
            <w:numPr>
              <w:numId w:val="22"/>
            </w:numPr>
            <w:tabs>
              <w:tab w:val="num" w:pos="720"/>
            </w:tabs>
            <w:spacing w:before="100" w:beforeAutospacing="1" w:after="100" w:afterAutospacing="1" w:line="240" w:lineRule="auto"/>
            <w:ind w:left="720" w:hanging="360"/>
          </w:pPr>
        </w:pPrChange>
      </w:pPr>
      <w:ins w:id="265" w:author="Dagi" w:date="2026-02-04T12:53:00Z">
        <w:r w:rsidRPr="007F7D6A">
          <w:rPr>
            <w:rStyle w:val="Strong"/>
            <w:rFonts w:ascii="Times New Roman" w:hAnsi="Times New Roman" w:cs="Times New Roman"/>
            <w:sz w:val="24"/>
            <w:szCs w:val="24"/>
            <w:rPrChange w:id="266" w:author="Dagi" w:date="2026-02-06T06:16:00Z">
              <w:rPr>
                <w:rStyle w:val="Strong"/>
              </w:rPr>
            </w:rPrChange>
          </w:rPr>
          <w:t>Evidence-Based Decision Making</w:t>
        </w:r>
        <w:r w:rsidRPr="007F7D6A">
          <w:rPr>
            <w:rFonts w:ascii="Times New Roman" w:hAnsi="Times New Roman" w:cs="Times New Roman"/>
            <w:sz w:val="24"/>
            <w:szCs w:val="24"/>
            <w:rPrChange w:id="267" w:author="Dagi" w:date="2026-02-06T06:16:00Z">
              <w:rPr/>
            </w:rPrChange>
          </w:rPr>
          <w:t>: All architectural choices are justified with references to authoritative sources.</w:t>
        </w:r>
      </w:ins>
    </w:p>
    <w:p w14:paraId="27E58A7E" w14:textId="77777777" w:rsidR="00A97212" w:rsidRPr="007F7D6A" w:rsidRDefault="00A97212">
      <w:pPr>
        <w:numPr>
          <w:ilvl w:val="0"/>
          <w:numId w:val="22"/>
        </w:numPr>
        <w:spacing w:before="100" w:beforeAutospacing="1" w:after="100" w:afterAutospacing="1" w:line="360" w:lineRule="auto"/>
        <w:jc w:val="both"/>
        <w:rPr>
          <w:ins w:id="268" w:author="Dagi" w:date="2026-02-04T12:53:00Z"/>
          <w:rFonts w:ascii="Times New Roman" w:hAnsi="Times New Roman" w:cs="Times New Roman"/>
          <w:sz w:val="24"/>
          <w:szCs w:val="24"/>
          <w:rPrChange w:id="269" w:author="Dagi" w:date="2026-02-06T06:16:00Z">
            <w:rPr>
              <w:ins w:id="270" w:author="Dagi" w:date="2026-02-04T12:53:00Z"/>
            </w:rPr>
          </w:rPrChange>
        </w:rPr>
        <w:pPrChange w:id="271" w:author="Dagi" w:date="2026-02-06T06:16:00Z">
          <w:pPr>
            <w:numPr>
              <w:numId w:val="22"/>
            </w:numPr>
            <w:tabs>
              <w:tab w:val="num" w:pos="720"/>
            </w:tabs>
            <w:spacing w:before="100" w:beforeAutospacing="1" w:after="100" w:afterAutospacing="1" w:line="240" w:lineRule="auto"/>
            <w:ind w:left="720" w:hanging="360"/>
          </w:pPr>
        </w:pPrChange>
      </w:pPr>
      <w:ins w:id="272" w:author="Dagi" w:date="2026-02-04T12:53:00Z">
        <w:r w:rsidRPr="007F7D6A">
          <w:rPr>
            <w:rStyle w:val="Strong"/>
            <w:rFonts w:ascii="Times New Roman" w:hAnsi="Times New Roman" w:cs="Times New Roman"/>
            <w:sz w:val="24"/>
            <w:szCs w:val="24"/>
            <w:rPrChange w:id="273" w:author="Dagi" w:date="2026-02-06T06:16:00Z">
              <w:rPr>
                <w:rStyle w:val="Strong"/>
              </w:rPr>
            </w:rPrChange>
          </w:rPr>
          <w:t>Cloud-Native Orientation</w:t>
        </w:r>
        <w:r w:rsidRPr="007F7D6A">
          <w:rPr>
            <w:rFonts w:ascii="Times New Roman" w:hAnsi="Times New Roman" w:cs="Times New Roman"/>
            <w:sz w:val="24"/>
            <w:szCs w:val="24"/>
            <w:rPrChange w:id="274" w:author="Dagi" w:date="2026-02-06T06:16:00Z">
              <w:rPr/>
            </w:rPrChange>
          </w:rPr>
          <w:t>: The design leverages managed AWS services to ensure scalability, reliability, and reduced operational overhead.</w:t>
        </w:r>
      </w:ins>
    </w:p>
    <w:p w14:paraId="6A1833A7" w14:textId="3EF47AEE" w:rsidR="00FD30AA" w:rsidRPr="007F7D6A" w:rsidRDefault="00A97212">
      <w:pPr>
        <w:numPr>
          <w:ilvl w:val="0"/>
          <w:numId w:val="22"/>
        </w:numPr>
        <w:spacing w:before="100" w:beforeAutospacing="1" w:after="100" w:afterAutospacing="1" w:line="360" w:lineRule="auto"/>
        <w:jc w:val="both"/>
        <w:rPr>
          <w:rFonts w:ascii="Times New Roman" w:hAnsi="Times New Roman" w:cs="Times New Roman"/>
          <w:sz w:val="24"/>
          <w:szCs w:val="24"/>
          <w:rPrChange w:id="275" w:author="Dagi" w:date="2026-02-06T06:16:00Z">
            <w:rPr>
              <w:rFonts w:ascii="Verdana" w:hAnsi="Verdana"/>
              <w:sz w:val="20"/>
              <w:szCs w:val="20"/>
            </w:rPr>
          </w:rPrChange>
        </w:rPr>
        <w:pPrChange w:id="276" w:author="Dagi" w:date="2026-02-06T06:16:00Z">
          <w:pPr/>
        </w:pPrChange>
      </w:pPr>
      <w:ins w:id="277" w:author="Dagi" w:date="2026-02-04T12:53:00Z">
        <w:r w:rsidRPr="007F7D6A">
          <w:rPr>
            <w:rStyle w:val="Strong"/>
            <w:rFonts w:ascii="Times New Roman" w:hAnsi="Times New Roman" w:cs="Times New Roman"/>
            <w:sz w:val="24"/>
            <w:szCs w:val="24"/>
            <w:rPrChange w:id="278" w:author="Dagi" w:date="2026-02-06T06:16:00Z">
              <w:rPr>
                <w:rStyle w:val="Strong"/>
              </w:rPr>
            </w:rPrChange>
          </w:rPr>
          <w:lastRenderedPageBreak/>
          <w:t>Iterative Refinement</w:t>
        </w:r>
        <w:r w:rsidRPr="007F7D6A">
          <w:rPr>
            <w:rFonts w:ascii="Times New Roman" w:hAnsi="Times New Roman" w:cs="Times New Roman"/>
            <w:sz w:val="24"/>
            <w:szCs w:val="24"/>
            <w:rPrChange w:id="279" w:author="Dagi" w:date="2026-02-06T06:16:00Z">
              <w:rPr/>
            </w:rPrChange>
          </w:rPr>
          <w:t>: Design components are developed and reviewed incrementally to maintain quality and completeness.</w:t>
        </w:r>
      </w:ins>
    </w:p>
    <w:p w14:paraId="3D826F4D" w14:textId="77777777" w:rsidR="00FD30AA" w:rsidRPr="00FD30AA" w:rsidRDefault="00FD30AA" w:rsidP="00FD30AA">
      <w:pPr>
        <w:pStyle w:val="ListParagraph"/>
        <w:numPr>
          <w:ilvl w:val="0"/>
          <w:numId w:val="4"/>
        </w:numPr>
        <w:rPr>
          <w:rFonts w:ascii="Verdana" w:hAnsi="Verdana" w:cstheme="minorHAnsi"/>
          <w:b/>
          <w:sz w:val="20"/>
          <w:szCs w:val="20"/>
        </w:rPr>
      </w:pPr>
      <w:r w:rsidRPr="00FD30AA">
        <w:rPr>
          <w:rFonts w:ascii="Verdana" w:hAnsi="Verdana" w:cstheme="minorHAnsi"/>
          <w:b/>
          <w:bCs/>
          <w:sz w:val="20"/>
          <w:szCs w:val="20"/>
        </w:rPr>
        <w:t>This project does not involve human subjects research and is exempt from WGU IRB review.</w:t>
      </w:r>
    </w:p>
    <w:p w14:paraId="4FF4AA73" w14:textId="77777777" w:rsidR="00FD30AA" w:rsidRPr="00FD30AA" w:rsidRDefault="00FD30AA" w:rsidP="00FD30AA">
      <w:pPr>
        <w:outlineLvl w:val="0"/>
        <w:rPr>
          <w:rFonts w:ascii="Verdana" w:hAnsi="Verdana"/>
          <w:b/>
          <w:sz w:val="20"/>
          <w:szCs w:val="20"/>
        </w:rPr>
      </w:pPr>
      <w:r w:rsidRPr="00FD30AA">
        <w:rPr>
          <w:rFonts w:ascii="Verdana" w:hAnsi="Verdana"/>
          <w:b/>
          <w:sz w:val="20"/>
          <w:szCs w:val="20"/>
        </w:rPr>
        <w:t xml:space="preserve">STUDENT NAME: </w:t>
      </w:r>
    </w:p>
    <w:p w14:paraId="436911A1" w14:textId="551B9F5F" w:rsidR="00787A3A" w:rsidRPr="00FD30AA" w:rsidRDefault="00787A3A" w:rsidP="00787A3A">
      <w:pPr>
        <w:rPr>
          <w:rFonts w:ascii="Verdana" w:hAnsi="Verdana"/>
          <w:b/>
          <w:sz w:val="20"/>
          <w:szCs w:val="20"/>
        </w:rPr>
      </w:pPr>
      <w:r w:rsidRPr="00FD30AA">
        <w:rPr>
          <w:rFonts w:ascii="Verdana" w:hAnsi="Verdana"/>
          <w:b/>
          <w:sz w:val="20"/>
          <w:szCs w:val="20"/>
        </w:rPr>
        <w:t>_________________________________________________________________</w:t>
      </w:r>
    </w:p>
    <w:p w14:paraId="29BD663B" w14:textId="1FBDD801" w:rsidR="00FD30AA" w:rsidRPr="00FD30AA" w:rsidRDefault="00FD30AA" w:rsidP="00FD30AA">
      <w:pPr>
        <w:rPr>
          <w:rFonts w:ascii="Verdana" w:hAnsi="Verdana"/>
          <w:sz w:val="20"/>
          <w:szCs w:val="20"/>
        </w:rPr>
      </w:pPr>
      <w:r w:rsidRPr="00FD30AA">
        <w:rPr>
          <w:rFonts w:ascii="Verdana" w:hAnsi="Verdana"/>
          <w:b/>
          <w:sz w:val="20"/>
          <w:szCs w:val="20"/>
        </w:rPr>
        <w:t>By submitting this form, you acknowledge</w:t>
      </w:r>
      <w:r w:rsidRPr="00FD30AA">
        <w:rPr>
          <w:rFonts w:ascii="Verdana" w:hAnsi="Verdana"/>
          <w:sz w:val="20"/>
          <w:szCs w:val="20"/>
        </w:rPr>
        <w:t xml:space="preserve"> </w:t>
      </w:r>
      <w:r w:rsidR="00787A3A" w:rsidRPr="00787A3A">
        <w:rPr>
          <w:rFonts w:ascii="Verdana" w:hAnsi="Verdana"/>
          <w:b/>
          <w:bCs/>
          <w:sz w:val="20"/>
          <w:szCs w:val="20"/>
        </w:rPr>
        <w:t xml:space="preserve">any cost associated with </w:t>
      </w:r>
      <w:r w:rsidR="00767962">
        <w:rPr>
          <w:rFonts w:ascii="Verdana" w:hAnsi="Verdana"/>
          <w:b/>
          <w:bCs/>
          <w:sz w:val="20"/>
          <w:szCs w:val="20"/>
        </w:rPr>
        <w:t xml:space="preserve">the </w:t>
      </w:r>
      <w:r w:rsidR="00787A3A" w:rsidRPr="00787A3A">
        <w:rPr>
          <w:rFonts w:ascii="Verdana" w:hAnsi="Verdana"/>
          <w:b/>
          <w:bCs/>
          <w:sz w:val="20"/>
          <w:szCs w:val="20"/>
        </w:rPr>
        <w:t>development and execution of the application will be your (the student) responsibility</w:t>
      </w:r>
      <w:r w:rsidR="00787A3A">
        <w:rPr>
          <w:rFonts w:ascii="Verdana" w:hAnsi="Verdana"/>
          <w:b/>
          <w:sz w:val="20"/>
          <w:szCs w:val="20"/>
        </w:rPr>
        <w:t xml:space="preserve">, </w:t>
      </w:r>
      <w:r w:rsidRPr="00FD30AA">
        <w:rPr>
          <w:rFonts w:ascii="Verdana" w:hAnsi="Verdana"/>
          <w:b/>
          <w:sz w:val="20"/>
          <w:szCs w:val="20"/>
        </w:rPr>
        <w:t>all information provided is accurate</w:t>
      </w:r>
      <w:r w:rsidR="00767962">
        <w:rPr>
          <w:rFonts w:ascii="Verdana" w:hAnsi="Verdana"/>
          <w:b/>
          <w:sz w:val="20"/>
          <w:szCs w:val="20"/>
        </w:rPr>
        <w:t>,</w:t>
      </w:r>
      <w:r w:rsidRPr="00FD30AA">
        <w:rPr>
          <w:rFonts w:ascii="Verdana" w:hAnsi="Verdana"/>
          <w:b/>
          <w:sz w:val="20"/>
          <w:szCs w:val="20"/>
        </w:rPr>
        <w:t xml:space="preserve"> and any changes to the topic, proposal, or goals must be discussed with your assigned instructor prior to continuing.   </w:t>
      </w:r>
    </w:p>
    <w:p w14:paraId="62079C34" w14:textId="77777777" w:rsidR="00FD30AA" w:rsidRPr="00FD30AA" w:rsidRDefault="00FD30AA" w:rsidP="00FD30AA">
      <w:pPr>
        <w:rPr>
          <w:rFonts w:ascii="Verdana" w:hAnsi="Verdana"/>
          <w:b/>
          <w:sz w:val="20"/>
          <w:szCs w:val="20"/>
        </w:rPr>
      </w:pPr>
    </w:p>
    <w:p w14:paraId="59006EA0" w14:textId="6B007D46" w:rsidR="00FD30AA" w:rsidRPr="00FD30AA" w:rsidRDefault="00FD30AA" w:rsidP="00FD30AA">
      <w:pPr>
        <w:outlineLvl w:val="0"/>
        <w:rPr>
          <w:rFonts w:ascii="Verdana" w:hAnsi="Verdana"/>
          <w:b/>
          <w:sz w:val="20"/>
          <w:szCs w:val="20"/>
        </w:rPr>
      </w:pPr>
      <w:r w:rsidRPr="00FD30AA">
        <w:rPr>
          <w:rFonts w:ascii="Verdana" w:hAnsi="Verdana"/>
          <w:b/>
          <w:sz w:val="20"/>
          <w:szCs w:val="20"/>
        </w:rPr>
        <w:t xml:space="preserve">INSTRUCTOR NAME:  </w:t>
      </w:r>
    </w:p>
    <w:p w14:paraId="00A0D402" w14:textId="0CD2E86F" w:rsidR="00FD30AA" w:rsidRPr="00FD30AA" w:rsidRDefault="00FD30AA" w:rsidP="00FD30AA">
      <w:pPr>
        <w:rPr>
          <w:rFonts w:ascii="Verdana" w:hAnsi="Verdana"/>
          <w:b/>
          <w:sz w:val="20"/>
          <w:szCs w:val="20"/>
        </w:rPr>
      </w:pPr>
      <w:r w:rsidRPr="00FD30AA">
        <w:rPr>
          <w:rFonts w:ascii="Verdana" w:hAnsi="Verdana"/>
          <w:b/>
          <w:sz w:val="20"/>
          <w:szCs w:val="20"/>
        </w:rPr>
        <w:t>_________________________________________________________________</w:t>
      </w:r>
    </w:p>
    <w:p w14:paraId="34F20913" w14:textId="122BA37F" w:rsidR="00FD30AA" w:rsidRPr="00FD30AA" w:rsidRDefault="00FD30AA" w:rsidP="00FD30AA">
      <w:pPr>
        <w:rPr>
          <w:rFonts w:ascii="Verdana" w:hAnsi="Verdana"/>
          <w:b/>
          <w:sz w:val="20"/>
          <w:szCs w:val="20"/>
        </w:rPr>
      </w:pPr>
      <w:r w:rsidRPr="00FD30AA">
        <w:rPr>
          <w:rFonts w:ascii="Verdana" w:hAnsi="Verdana"/>
          <w:b/>
          <w:sz w:val="20"/>
          <w:szCs w:val="20"/>
        </w:rPr>
        <w:t xml:space="preserve">INSTRUCTOR SIGNATURE: </w:t>
      </w:r>
    </w:p>
    <w:p w14:paraId="4452E828" w14:textId="2F2C0951" w:rsidR="00FD30AA" w:rsidRPr="00FD30AA" w:rsidRDefault="00FD30AA" w:rsidP="00FD30AA">
      <w:pPr>
        <w:rPr>
          <w:rFonts w:ascii="Verdana" w:hAnsi="Verdana"/>
          <w:b/>
          <w:sz w:val="20"/>
          <w:szCs w:val="20"/>
        </w:rPr>
      </w:pPr>
      <w:r w:rsidRPr="00FD30AA">
        <w:rPr>
          <w:rFonts w:ascii="Verdana" w:hAnsi="Verdana"/>
          <w:b/>
          <w:sz w:val="20"/>
          <w:szCs w:val="20"/>
        </w:rPr>
        <w:t>_________________________________________________________________</w:t>
      </w:r>
    </w:p>
    <w:p w14:paraId="3BA12C19" w14:textId="476E3B85" w:rsidR="00FD30AA" w:rsidRPr="00FD30AA" w:rsidRDefault="00FD30AA" w:rsidP="00FD30AA">
      <w:pPr>
        <w:outlineLvl w:val="0"/>
        <w:rPr>
          <w:rFonts w:ascii="Verdana" w:hAnsi="Verdana"/>
          <w:b/>
          <w:sz w:val="20"/>
          <w:szCs w:val="20"/>
        </w:rPr>
      </w:pPr>
      <w:r w:rsidRPr="00FD30AA">
        <w:rPr>
          <w:rFonts w:ascii="Verdana" w:hAnsi="Verdana"/>
          <w:b/>
          <w:sz w:val="20"/>
          <w:szCs w:val="20"/>
        </w:rPr>
        <w:t xml:space="preserve">INSTRUCTOR APPROVAL DATE:  </w:t>
      </w:r>
    </w:p>
    <w:p w14:paraId="312589E8" w14:textId="6AEE4803" w:rsidR="00FD30AA" w:rsidRPr="00FD30AA" w:rsidRDefault="00FD30AA" w:rsidP="00FD30AA">
      <w:pPr>
        <w:rPr>
          <w:rFonts w:ascii="Verdana" w:hAnsi="Verdana"/>
          <w:b/>
          <w:sz w:val="20"/>
          <w:szCs w:val="20"/>
        </w:rPr>
      </w:pPr>
      <w:r w:rsidRPr="00FD30AA">
        <w:rPr>
          <w:rFonts w:ascii="Verdana" w:hAnsi="Verdana"/>
          <w:b/>
          <w:sz w:val="20"/>
          <w:szCs w:val="20"/>
        </w:rPr>
        <w:t>_________________________________________________________________</w:t>
      </w:r>
    </w:p>
    <w:p w14:paraId="72A3D3EC" w14:textId="77777777" w:rsidR="00095BF9" w:rsidRPr="00B75CB2" w:rsidRDefault="00095BF9" w:rsidP="00C22616">
      <w:pPr>
        <w:rPr>
          <w:rFonts w:ascii="Verdana" w:hAnsi="Verdana" w:cs="Arial"/>
          <w:sz w:val="20"/>
          <w:szCs w:val="20"/>
        </w:rPr>
      </w:pPr>
    </w:p>
    <w:sectPr w:rsidR="00095BF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EBA62" w14:textId="77777777" w:rsidR="00B258D5" w:rsidRDefault="00B258D5" w:rsidP="00862194">
      <w:pPr>
        <w:spacing w:after="0" w:line="240" w:lineRule="auto"/>
      </w:pPr>
      <w:r>
        <w:separator/>
      </w:r>
    </w:p>
  </w:endnote>
  <w:endnote w:type="continuationSeparator" w:id="0">
    <w:p w14:paraId="0DA0FB7F" w14:textId="77777777" w:rsidR="00B258D5" w:rsidRDefault="00B258D5"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2A64E49E" w:rsidP="00A1563C">
        <w:pPr>
          <w:pStyle w:val="Footer"/>
          <w:ind w:left="-360"/>
          <w:jc w:val="center"/>
        </w:pPr>
        <w:r>
          <w:rPr>
            <w:noProof/>
          </w:rPr>
          <w:drawing>
            <wp:inline distT="0" distB="0" distL="0" distR="0" wp14:anchorId="36C646A1" wp14:editId="3F566711">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2A64E49E" w:rsidP="00B27A03">
        <w:pPr>
          <w:pStyle w:val="Footer"/>
          <w:ind w:left="-360"/>
          <w:jc w:val="center"/>
        </w:pPr>
        <w:r>
          <w:rPr>
            <w:noProof/>
          </w:rPr>
          <w:drawing>
            <wp:inline distT="0" distB="0" distL="0" distR="0" wp14:anchorId="3D3712A5" wp14:editId="4CA0A35C">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F7685" w14:textId="77777777" w:rsidR="00B258D5" w:rsidRDefault="00B258D5" w:rsidP="00862194">
      <w:pPr>
        <w:spacing w:after="0" w:line="240" w:lineRule="auto"/>
      </w:pPr>
      <w:r>
        <w:separator/>
      </w:r>
    </w:p>
  </w:footnote>
  <w:footnote w:type="continuationSeparator" w:id="0">
    <w:p w14:paraId="7CB0C711" w14:textId="77777777" w:rsidR="00B258D5" w:rsidRDefault="00B258D5"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F5140" w14:textId="29B79103" w:rsidR="00A77F02" w:rsidRPr="00A77F02" w:rsidRDefault="00767962">
    <w:pPr>
      <w:pStyle w:val="Header"/>
      <w:rPr>
        <w:rFonts w:ascii="Verdana" w:eastAsiaTheme="majorEastAsia" w:hAnsi="Verdana" w:cstheme="majorBidi"/>
        <w:sz w:val="20"/>
        <w:szCs w:val="20"/>
      </w:rPr>
    </w:pPr>
    <w:r>
      <w:rPr>
        <w:rFonts w:ascii="Verdana" w:eastAsiaTheme="majorEastAsia" w:hAnsi="Verdana" w:cstheme="majorBidi"/>
        <w:i/>
        <w:sz w:val="20"/>
        <w:szCs w:val="20"/>
      </w:rPr>
      <w:t>TVM1</w:t>
    </w:r>
    <w:r w:rsidR="00E073BD" w:rsidRPr="00095BF9">
      <w:rPr>
        <w:rFonts w:ascii="Verdana" w:eastAsiaTheme="majorEastAsia" w:hAnsi="Verdana" w:cstheme="majorBidi"/>
        <w:i/>
        <w:sz w:val="20"/>
        <w:szCs w:val="20"/>
      </w:rPr>
      <w:t xml:space="preserve">: </w:t>
    </w:r>
    <w:r w:rsidR="00E073BD">
      <w:rPr>
        <w:rFonts w:ascii="Verdana" w:eastAsiaTheme="majorEastAsia" w:hAnsi="Verdana" w:cstheme="majorBidi"/>
        <w:i/>
        <w:sz w:val="20"/>
        <w:szCs w:val="20"/>
      </w:rPr>
      <w:t>Capstone Topic Approval and Release Form</w:t>
    </w:r>
    <w:r>
      <w:rPr>
        <w:rFonts w:ascii="Verdana" w:eastAsiaTheme="majorEastAsia" w:hAnsi="Verdana" w:cstheme="majorBidi"/>
        <w:i/>
        <w:sz w:val="20"/>
        <w:szCs w:val="20"/>
      </w:rPr>
      <w:t>s</w:t>
    </w:r>
    <w:r w:rsidR="00095BF9" w:rsidRPr="00095BF9">
      <w:rPr>
        <w:rFonts w:ascii="Verdana" w:eastAsiaTheme="majorEastAsia" w:hAnsi="Verdana" w:cstheme="majorBidi"/>
        <w:sz w:val="20"/>
        <w:szCs w:val="20"/>
      </w:rPr>
      <w:ptab w:relativeTo="margin" w:alignment="right" w:leader="none"/>
    </w:r>
    <w:r w:rsidR="00884CBF">
      <w:rPr>
        <w:rFonts w:ascii="Verdana" w:eastAsiaTheme="majorEastAsia" w:hAnsi="Verdana" w:cstheme="majorBidi"/>
        <w:sz w:val="20"/>
        <w:szCs w:val="20"/>
      </w:rPr>
      <w:t>BSCC</w:t>
    </w:r>
    <w:r w:rsidR="00E073BD">
      <w:rPr>
        <w:rFonts w:ascii="Verdana" w:eastAsiaTheme="majorEastAsia" w:hAnsi="Verdana" w:cstheme="majorBidi"/>
        <w:sz w:val="20"/>
        <w:szCs w:val="20"/>
      </w:rPr>
      <w:t xml:space="preserve"> Capstone Topic Approval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1AA30" w14:textId="0242DF42" w:rsidR="00B27A03" w:rsidRDefault="00767962">
    <w:pPr>
      <w:pStyle w:val="Header"/>
    </w:pPr>
    <w:r>
      <w:rPr>
        <w:rFonts w:ascii="Verdana" w:eastAsiaTheme="majorEastAsia" w:hAnsi="Verdana" w:cstheme="majorBidi"/>
        <w:i/>
        <w:sz w:val="20"/>
        <w:szCs w:val="20"/>
      </w:rPr>
      <w:t>TVM1</w:t>
    </w:r>
    <w:r w:rsidR="00B27A03" w:rsidRPr="00095BF9">
      <w:rPr>
        <w:rFonts w:ascii="Verdana" w:eastAsiaTheme="majorEastAsia" w:hAnsi="Verdana" w:cstheme="majorBidi"/>
        <w:i/>
        <w:sz w:val="20"/>
        <w:szCs w:val="20"/>
      </w:rPr>
      <w:t xml:space="preserve">: </w:t>
    </w:r>
    <w:r w:rsidR="00E073BD">
      <w:rPr>
        <w:rFonts w:ascii="Verdana" w:eastAsiaTheme="majorEastAsia" w:hAnsi="Verdana" w:cstheme="majorBidi"/>
        <w:i/>
        <w:sz w:val="20"/>
        <w:szCs w:val="20"/>
      </w:rPr>
      <w:t>Capstone Topic Approval and Release Form</w:t>
    </w:r>
    <w:r>
      <w:rPr>
        <w:rFonts w:ascii="Verdana" w:eastAsiaTheme="majorEastAsia" w:hAnsi="Verdana" w:cstheme="majorBidi"/>
        <w:i/>
        <w:sz w:val="20"/>
        <w:szCs w:val="20"/>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CC3"/>
    <w:multiLevelType w:val="multilevel"/>
    <w:tmpl w:val="12BE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6033"/>
    <w:multiLevelType w:val="multilevel"/>
    <w:tmpl w:val="7EE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47D9B"/>
    <w:multiLevelType w:val="hybridMultilevel"/>
    <w:tmpl w:val="91D2C48E"/>
    <w:lvl w:ilvl="0" w:tplc="0E927BCE">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CB51D2"/>
    <w:multiLevelType w:val="multilevel"/>
    <w:tmpl w:val="45D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75A96"/>
    <w:multiLevelType w:val="hybridMultilevel"/>
    <w:tmpl w:val="D334F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86D3006"/>
    <w:multiLevelType w:val="hybridMultilevel"/>
    <w:tmpl w:val="0A408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B902065"/>
    <w:multiLevelType w:val="multilevel"/>
    <w:tmpl w:val="171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02FF0"/>
    <w:multiLevelType w:val="hybridMultilevel"/>
    <w:tmpl w:val="92AE8832"/>
    <w:lvl w:ilvl="0" w:tplc="C06C9878">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5927D98"/>
    <w:multiLevelType w:val="multilevel"/>
    <w:tmpl w:val="E2D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91797"/>
    <w:multiLevelType w:val="hybridMultilevel"/>
    <w:tmpl w:val="07D4B196"/>
    <w:lvl w:ilvl="0" w:tplc="5CBC0640">
      <w:start w:val="1"/>
      <w:numFmt w:val="decimal"/>
      <w:lvlText w:val="%1)"/>
      <w:lvlJc w:val="left"/>
      <w:pPr>
        <w:ind w:left="1800" w:hanging="360"/>
      </w:pPr>
      <w:rPr>
        <w:b/>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0" w15:restartNumberingAfterBreak="0">
    <w:nsid w:val="33433D21"/>
    <w:multiLevelType w:val="multilevel"/>
    <w:tmpl w:val="D57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E6CAD"/>
    <w:multiLevelType w:val="hybridMultilevel"/>
    <w:tmpl w:val="07D4B196"/>
    <w:lvl w:ilvl="0" w:tplc="5CBC0640">
      <w:start w:val="1"/>
      <w:numFmt w:val="decimal"/>
      <w:lvlText w:val="%1)"/>
      <w:lvlJc w:val="left"/>
      <w:pPr>
        <w:ind w:left="1800" w:hanging="360"/>
      </w:pPr>
      <w:rPr>
        <w:b/>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38AF5247"/>
    <w:multiLevelType w:val="multilevel"/>
    <w:tmpl w:val="731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843D2"/>
    <w:multiLevelType w:val="multilevel"/>
    <w:tmpl w:val="1F7AF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01408B"/>
    <w:multiLevelType w:val="multilevel"/>
    <w:tmpl w:val="CC6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71FB7"/>
    <w:multiLevelType w:val="multilevel"/>
    <w:tmpl w:val="E4C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C359C"/>
    <w:multiLevelType w:val="multilevel"/>
    <w:tmpl w:val="B0F42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A077B"/>
    <w:multiLevelType w:val="hybridMultilevel"/>
    <w:tmpl w:val="191EE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321B5C"/>
    <w:multiLevelType w:val="multilevel"/>
    <w:tmpl w:val="8688B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504D69"/>
    <w:multiLevelType w:val="hybridMultilevel"/>
    <w:tmpl w:val="0A408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BEE27A2"/>
    <w:multiLevelType w:val="hybridMultilevel"/>
    <w:tmpl w:val="07D4B196"/>
    <w:lvl w:ilvl="0" w:tplc="5CBC0640">
      <w:start w:val="1"/>
      <w:numFmt w:val="decimal"/>
      <w:lvlText w:val="%1)"/>
      <w:lvlJc w:val="left"/>
      <w:pPr>
        <w:ind w:left="1800" w:hanging="360"/>
      </w:pPr>
      <w:rPr>
        <w:b/>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7"/>
  </w:num>
  <w:num w:numId="6">
    <w:abstractNumId w:val="7"/>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1"/>
  </w:num>
  <w:num w:numId="10">
    <w:abstractNumId w:val="9"/>
  </w:num>
  <w:num w:numId="11">
    <w:abstractNumId w:val="4"/>
  </w:num>
  <w:num w:numId="12">
    <w:abstractNumId w:val="12"/>
  </w:num>
  <w:num w:numId="13">
    <w:abstractNumId w:val="15"/>
  </w:num>
  <w:num w:numId="14">
    <w:abstractNumId w:val="10"/>
  </w:num>
  <w:num w:numId="15">
    <w:abstractNumId w:val="6"/>
  </w:num>
  <w:num w:numId="16">
    <w:abstractNumId w:val="1"/>
  </w:num>
  <w:num w:numId="17">
    <w:abstractNumId w:val="16"/>
  </w:num>
  <w:num w:numId="18">
    <w:abstractNumId w:val="8"/>
  </w:num>
  <w:num w:numId="19">
    <w:abstractNumId w:val="0"/>
  </w:num>
  <w:num w:numId="20">
    <w:abstractNumId w:val="14"/>
  </w:num>
  <w:num w:numId="21">
    <w:abstractNumId w:val="18"/>
  </w:num>
  <w:num w:numId="22">
    <w:abstractNumId w:val="3"/>
  </w:num>
  <w:num w:numId="2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gi">
    <w15:presenceInfo w15:providerId="None" w15:userId="Dag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K1NDEyNTG2MDY3NTdU0lEKTi0uzszPAykwrgUA5Y7ajiwAAAA="/>
  </w:docVars>
  <w:rsids>
    <w:rsidRoot w:val="00862194"/>
    <w:rsid w:val="00027EB4"/>
    <w:rsid w:val="00087D65"/>
    <w:rsid w:val="00095BF9"/>
    <w:rsid w:val="00097BFB"/>
    <w:rsid w:val="000A66DB"/>
    <w:rsid w:val="000C2772"/>
    <w:rsid w:val="000D5EAC"/>
    <w:rsid w:val="00120CCE"/>
    <w:rsid w:val="00121759"/>
    <w:rsid w:val="00134E54"/>
    <w:rsid w:val="001673D0"/>
    <w:rsid w:val="00177E04"/>
    <w:rsid w:val="00181A63"/>
    <w:rsid w:val="00182495"/>
    <w:rsid w:val="00206102"/>
    <w:rsid w:val="002C0632"/>
    <w:rsid w:val="00300618"/>
    <w:rsid w:val="00350DEC"/>
    <w:rsid w:val="00362206"/>
    <w:rsid w:val="003703F0"/>
    <w:rsid w:val="003A3308"/>
    <w:rsid w:val="003B6C99"/>
    <w:rsid w:val="003F1A98"/>
    <w:rsid w:val="00403D1C"/>
    <w:rsid w:val="00437FC0"/>
    <w:rsid w:val="004678E4"/>
    <w:rsid w:val="00494926"/>
    <w:rsid w:val="004A0CA9"/>
    <w:rsid w:val="004A6F66"/>
    <w:rsid w:val="004C31B5"/>
    <w:rsid w:val="004E05CE"/>
    <w:rsid w:val="004E3314"/>
    <w:rsid w:val="00501027"/>
    <w:rsid w:val="00571BEF"/>
    <w:rsid w:val="00573C6E"/>
    <w:rsid w:val="00575BF4"/>
    <w:rsid w:val="005849D0"/>
    <w:rsid w:val="00584A59"/>
    <w:rsid w:val="00607D9F"/>
    <w:rsid w:val="006524DC"/>
    <w:rsid w:val="00684725"/>
    <w:rsid w:val="00687C12"/>
    <w:rsid w:val="006B2640"/>
    <w:rsid w:val="006B3189"/>
    <w:rsid w:val="006B41F1"/>
    <w:rsid w:val="006B717D"/>
    <w:rsid w:val="0072064B"/>
    <w:rsid w:val="00723884"/>
    <w:rsid w:val="00767962"/>
    <w:rsid w:val="0077793A"/>
    <w:rsid w:val="00787A3A"/>
    <w:rsid w:val="007930AB"/>
    <w:rsid w:val="007961FF"/>
    <w:rsid w:val="007A49ED"/>
    <w:rsid w:val="007F7D6A"/>
    <w:rsid w:val="008002F3"/>
    <w:rsid w:val="00803895"/>
    <w:rsid w:val="0082105F"/>
    <w:rsid w:val="00862194"/>
    <w:rsid w:val="00866D6A"/>
    <w:rsid w:val="008803BC"/>
    <w:rsid w:val="00884CBF"/>
    <w:rsid w:val="008A4A84"/>
    <w:rsid w:val="008A6767"/>
    <w:rsid w:val="008D0341"/>
    <w:rsid w:val="008D5867"/>
    <w:rsid w:val="008E3BB2"/>
    <w:rsid w:val="008E5805"/>
    <w:rsid w:val="008F324E"/>
    <w:rsid w:val="00931F9A"/>
    <w:rsid w:val="00933197"/>
    <w:rsid w:val="00937AD3"/>
    <w:rsid w:val="00960844"/>
    <w:rsid w:val="00963255"/>
    <w:rsid w:val="009738AA"/>
    <w:rsid w:val="009A2FA9"/>
    <w:rsid w:val="009E4C1F"/>
    <w:rsid w:val="009F4D3F"/>
    <w:rsid w:val="00A12A2F"/>
    <w:rsid w:val="00A12D04"/>
    <w:rsid w:val="00A13488"/>
    <w:rsid w:val="00A1563C"/>
    <w:rsid w:val="00A37E64"/>
    <w:rsid w:val="00A75FDC"/>
    <w:rsid w:val="00A77F02"/>
    <w:rsid w:val="00A949AC"/>
    <w:rsid w:val="00A97212"/>
    <w:rsid w:val="00AA0157"/>
    <w:rsid w:val="00AB13CE"/>
    <w:rsid w:val="00AE6AFF"/>
    <w:rsid w:val="00AE7710"/>
    <w:rsid w:val="00AF7B36"/>
    <w:rsid w:val="00B14112"/>
    <w:rsid w:val="00B258D5"/>
    <w:rsid w:val="00B27A03"/>
    <w:rsid w:val="00B4310E"/>
    <w:rsid w:val="00B438E2"/>
    <w:rsid w:val="00B464B1"/>
    <w:rsid w:val="00B75CB2"/>
    <w:rsid w:val="00B83B04"/>
    <w:rsid w:val="00B85B8A"/>
    <w:rsid w:val="00B86D74"/>
    <w:rsid w:val="00BC4523"/>
    <w:rsid w:val="00BD076F"/>
    <w:rsid w:val="00C22616"/>
    <w:rsid w:val="00C247A5"/>
    <w:rsid w:val="00C31B17"/>
    <w:rsid w:val="00C34A49"/>
    <w:rsid w:val="00C44C87"/>
    <w:rsid w:val="00C6771E"/>
    <w:rsid w:val="00C8013E"/>
    <w:rsid w:val="00CF3E90"/>
    <w:rsid w:val="00D04A1E"/>
    <w:rsid w:val="00D20338"/>
    <w:rsid w:val="00D40B62"/>
    <w:rsid w:val="00D5690F"/>
    <w:rsid w:val="00D67131"/>
    <w:rsid w:val="00D67907"/>
    <w:rsid w:val="00DC6462"/>
    <w:rsid w:val="00DC67D6"/>
    <w:rsid w:val="00DD31EE"/>
    <w:rsid w:val="00DF0245"/>
    <w:rsid w:val="00DF3EA4"/>
    <w:rsid w:val="00E073BD"/>
    <w:rsid w:val="00E313C3"/>
    <w:rsid w:val="00E313FB"/>
    <w:rsid w:val="00EB7DBD"/>
    <w:rsid w:val="00EC26C1"/>
    <w:rsid w:val="00EE6C1B"/>
    <w:rsid w:val="00F00826"/>
    <w:rsid w:val="00F058C0"/>
    <w:rsid w:val="00F0624F"/>
    <w:rsid w:val="00F11AC0"/>
    <w:rsid w:val="00F4004E"/>
    <w:rsid w:val="00F619DE"/>
    <w:rsid w:val="00F6418E"/>
    <w:rsid w:val="00F77C0F"/>
    <w:rsid w:val="00F855CC"/>
    <w:rsid w:val="00F90478"/>
    <w:rsid w:val="00FD30AA"/>
    <w:rsid w:val="00FD53CA"/>
    <w:rsid w:val="00FE1A7B"/>
    <w:rsid w:val="00FE20AB"/>
    <w:rsid w:val="00FE4C15"/>
    <w:rsid w:val="00FF0B54"/>
    <w:rsid w:val="01FAFDFD"/>
    <w:rsid w:val="03F99409"/>
    <w:rsid w:val="1075E51D"/>
    <w:rsid w:val="2A64E49E"/>
    <w:rsid w:val="48119887"/>
    <w:rsid w:val="64F7E310"/>
    <w:rsid w:val="6982D6F1"/>
    <w:rsid w:val="6EB2D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008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A9721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E073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73BD"/>
    <w:rPr>
      <w:rFonts w:ascii="Segoe UI" w:hAnsi="Segoe UI" w:cs="Segoe UI"/>
      <w:sz w:val="18"/>
      <w:szCs w:val="18"/>
    </w:rPr>
  </w:style>
  <w:style w:type="character" w:styleId="CommentReference">
    <w:name w:val="annotation reference"/>
    <w:basedOn w:val="DefaultParagraphFont"/>
    <w:uiPriority w:val="99"/>
    <w:semiHidden/>
    <w:unhideWhenUsed/>
    <w:rsid w:val="00E073BD"/>
    <w:rPr>
      <w:sz w:val="16"/>
      <w:szCs w:val="16"/>
    </w:rPr>
  </w:style>
  <w:style w:type="paragraph" w:styleId="CommentText">
    <w:name w:val="annotation text"/>
    <w:basedOn w:val="Normal"/>
    <w:link w:val="CommentTextChar"/>
    <w:uiPriority w:val="99"/>
    <w:semiHidden/>
    <w:unhideWhenUsed/>
    <w:rsid w:val="00E073BD"/>
    <w:pPr>
      <w:spacing w:line="240" w:lineRule="auto"/>
    </w:pPr>
    <w:rPr>
      <w:sz w:val="20"/>
      <w:szCs w:val="20"/>
    </w:rPr>
  </w:style>
  <w:style w:type="character" w:customStyle="1" w:styleId="CommentTextChar">
    <w:name w:val="Comment Text Char"/>
    <w:basedOn w:val="DefaultParagraphFont"/>
    <w:link w:val="CommentText"/>
    <w:uiPriority w:val="99"/>
    <w:semiHidden/>
    <w:rsid w:val="00E073BD"/>
    <w:rPr>
      <w:sz w:val="20"/>
      <w:szCs w:val="20"/>
    </w:rPr>
  </w:style>
  <w:style w:type="paragraph" w:styleId="CommentSubject">
    <w:name w:val="annotation subject"/>
    <w:basedOn w:val="CommentText"/>
    <w:next w:val="CommentText"/>
    <w:link w:val="CommentSubjectChar"/>
    <w:uiPriority w:val="99"/>
    <w:semiHidden/>
    <w:unhideWhenUsed/>
    <w:rsid w:val="00E073BD"/>
    <w:rPr>
      <w:b/>
      <w:bCs/>
    </w:rPr>
  </w:style>
  <w:style w:type="character" w:customStyle="1" w:styleId="CommentSubjectChar">
    <w:name w:val="Comment Subject Char"/>
    <w:basedOn w:val="CommentTextChar"/>
    <w:link w:val="CommentSubject"/>
    <w:uiPriority w:val="99"/>
    <w:semiHidden/>
    <w:rsid w:val="00E073BD"/>
    <w:rPr>
      <w:b/>
      <w:bCs/>
      <w:sz w:val="20"/>
      <w:szCs w:val="20"/>
    </w:rPr>
  </w:style>
  <w:style w:type="paragraph" w:styleId="ListParagraph">
    <w:name w:val="List Paragraph"/>
    <w:basedOn w:val="Normal"/>
    <w:uiPriority w:val="34"/>
    <w:qFormat/>
    <w:rsid w:val="00FD30AA"/>
    <w:pPr>
      <w:spacing w:after="200" w:line="276" w:lineRule="auto"/>
      <w:ind w:left="720"/>
      <w:contextualSpacing/>
    </w:pPr>
    <w:rPr>
      <w:rFonts w:eastAsiaTheme="minorEastAsia"/>
    </w:rPr>
  </w:style>
  <w:style w:type="paragraph" w:customStyle="1" w:styleId="xmsolistparagraph">
    <w:name w:val="x_msolistparagraph"/>
    <w:basedOn w:val="Normal"/>
    <w:rsid w:val="009A2FA9"/>
    <w:pPr>
      <w:spacing w:after="0" w:line="240" w:lineRule="auto"/>
      <w:ind w:left="720"/>
    </w:pPr>
    <w:rPr>
      <w:rFonts w:ascii="Calibri" w:hAnsi="Calibri" w:cs="Calibri"/>
    </w:rPr>
  </w:style>
  <w:style w:type="paragraph" w:styleId="Revision">
    <w:name w:val="Revision"/>
    <w:hidden/>
    <w:uiPriority w:val="99"/>
    <w:semiHidden/>
    <w:rsid w:val="00DF3EA4"/>
    <w:pPr>
      <w:spacing w:after="0" w:line="240" w:lineRule="auto"/>
    </w:pPr>
  </w:style>
  <w:style w:type="paragraph" w:styleId="NormalWeb">
    <w:name w:val="Normal (Web)"/>
    <w:basedOn w:val="Normal"/>
    <w:uiPriority w:val="99"/>
    <w:unhideWhenUsed/>
    <w:rsid w:val="003A33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3308"/>
    <w:rPr>
      <w:b/>
      <w:bCs/>
    </w:rPr>
  </w:style>
  <w:style w:type="character" w:customStyle="1" w:styleId="Heading3Char">
    <w:name w:val="Heading 3 Char"/>
    <w:basedOn w:val="DefaultParagraphFont"/>
    <w:link w:val="Heading3"/>
    <w:uiPriority w:val="9"/>
    <w:rsid w:val="00F00826"/>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semiHidden/>
    <w:rsid w:val="00A97212"/>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99943">
      <w:bodyDiv w:val="1"/>
      <w:marLeft w:val="0"/>
      <w:marRight w:val="0"/>
      <w:marTop w:val="0"/>
      <w:marBottom w:val="0"/>
      <w:divBdr>
        <w:top w:val="none" w:sz="0" w:space="0" w:color="auto"/>
        <w:left w:val="none" w:sz="0" w:space="0" w:color="auto"/>
        <w:bottom w:val="none" w:sz="0" w:space="0" w:color="auto"/>
        <w:right w:val="none" w:sz="0" w:space="0" w:color="auto"/>
      </w:divBdr>
    </w:div>
    <w:div w:id="255214315">
      <w:bodyDiv w:val="1"/>
      <w:marLeft w:val="0"/>
      <w:marRight w:val="0"/>
      <w:marTop w:val="0"/>
      <w:marBottom w:val="0"/>
      <w:divBdr>
        <w:top w:val="none" w:sz="0" w:space="0" w:color="auto"/>
        <w:left w:val="none" w:sz="0" w:space="0" w:color="auto"/>
        <w:bottom w:val="none" w:sz="0" w:space="0" w:color="auto"/>
        <w:right w:val="none" w:sz="0" w:space="0" w:color="auto"/>
      </w:divBdr>
    </w:div>
    <w:div w:id="441455644">
      <w:bodyDiv w:val="1"/>
      <w:marLeft w:val="0"/>
      <w:marRight w:val="0"/>
      <w:marTop w:val="0"/>
      <w:marBottom w:val="0"/>
      <w:divBdr>
        <w:top w:val="none" w:sz="0" w:space="0" w:color="auto"/>
        <w:left w:val="none" w:sz="0" w:space="0" w:color="auto"/>
        <w:bottom w:val="none" w:sz="0" w:space="0" w:color="auto"/>
        <w:right w:val="none" w:sz="0" w:space="0" w:color="auto"/>
      </w:divBdr>
    </w:div>
    <w:div w:id="531381879">
      <w:bodyDiv w:val="1"/>
      <w:marLeft w:val="0"/>
      <w:marRight w:val="0"/>
      <w:marTop w:val="0"/>
      <w:marBottom w:val="0"/>
      <w:divBdr>
        <w:top w:val="none" w:sz="0" w:space="0" w:color="auto"/>
        <w:left w:val="none" w:sz="0" w:space="0" w:color="auto"/>
        <w:bottom w:val="none" w:sz="0" w:space="0" w:color="auto"/>
        <w:right w:val="none" w:sz="0" w:space="0" w:color="auto"/>
      </w:divBdr>
    </w:div>
    <w:div w:id="847520705">
      <w:bodyDiv w:val="1"/>
      <w:marLeft w:val="0"/>
      <w:marRight w:val="0"/>
      <w:marTop w:val="0"/>
      <w:marBottom w:val="0"/>
      <w:divBdr>
        <w:top w:val="none" w:sz="0" w:space="0" w:color="auto"/>
        <w:left w:val="none" w:sz="0" w:space="0" w:color="auto"/>
        <w:bottom w:val="none" w:sz="0" w:space="0" w:color="auto"/>
        <w:right w:val="none" w:sz="0" w:space="0" w:color="auto"/>
      </w:divBdr>
    </w:div>
    <w:div w:id="1009599968">
      <w:bodyDiv w:val="1"/>
      <w:marLeft w:val="0"/>
      <w:marRight w:val="0"/>
      <w:marTop w:val="0"/>
      <w:marBottom w:val="0"/>
      <w:divBdr>
        <w:top w:val="none" w:sz="0" w:space="0" w:color="auto"/>
        <w:left w:val="none" w:sz="0" w:space="0" w:color="auto"/>
        <w:bottom w:val="none" w:sz="0" w:space="0" w:color="auto"/>
        <w:right w:val="none" w:sz="0" w:space="0" w:color="auto"/>
      </w:divBdr>
    </w:div>
    <w:div w:id="1105923464">
      <w:bodyDiv w:val="1"/>
      <w:marLeft w:val="0"/>
      <w:marRight w:val="0"/>
      <w:marTop w:val="0"/>
      <w:marBottom w:val="0"/>
      <w:divBdr>
        <w:top w:val="none" w:sz="0" w:space="0" w:color="auto"/>
        <w:left w:val="none" w:sz="0" w:space="0" w:color="auto"/>
        <w:bottom w:val="none" w:sz="0" w:space="0" w:color="auto"/>
        <w:right w:val="none" w:sz="0" w:space="0" w:color="auto"/>
      </w:divBdr>
    </w:div>
    <w:div w:id="1125542697">
      <w:bodyDiv w:val="1"/>
      <w:marLeft w:val="0"/>
      <w:marRight w:val="0"/>
      <w:marTop w:val="0"/>
      <w:marBottom w:val="0"/>
      <w:divBdr>
        <w:top w:val="none" w:sz="0" w:space="0" w:color="auto"/>
        <w:left w:val="none" w:sz="0" w:space="0" w:color="auto"/>
        <w:bottom w:val="none" w:sz="0" w:space="0" w:color="auto"/>
        <w:right w:val="none" w:sz="0" w:space="0" w:color="auto"/>
      </w:divBdr>
    </w:div>
    <w:div w:id="1166358531">
      <w:bodyDiv w:val="1"/>
      <w:marLeft w:val="0"/>
      <w:marRight w:val="0"/>
      <w:marTop w:val="0"/>
      <w:marBottom w:val="0"/>
      <w:divBdr>
        <w:top w:val="none" w:sz="0" w:space="0" w:color="auto"/>
        <w:left w:val="none" w:sz="0" w:space="0" w:color="auto"/>
        <w:bottom w:val="none" w:sz="0" w:space="0" w:color="auto"/>
        <w:right w:val="none" w:sz="0" w:space="0" w:color="auto"/>
      </w:divBdr>
    </w:div>
    <w:div w:id="1215966253">
      <w:bodyDiv w:val="1"/>
      <w:marLeft w:val="0"/>
      <w:marRight w:val="0"/>
      <w:marTop w:val="0"/>
      <w:marBottom w:val="0"/>
      <w:divBdr>
        <w:top w:val="none" w:sz="0" w:space="0" w:color="auto"/>
        <w:left w:val="none" w:sz="0" w:space="0" w:color="auto"/>
        <w:bottom w:val="none" w:sz="0" w:space="0" w:color="auto"/>
        <w:right w:val="none" w:sz="0" w:space="0" w:color="auto"/>
      </w:divBdr>
    </w:div>
    <w:div w:id="1310600518">
      <w:bodyDiv w:val="1"/>
      <w:marLeft w:val="0"/>
      <w:marRight w:val="0"/>
      <w:marTop w:val="0"/>
      <w:marBottom w:val="0"/>
      <w:divBdr>
        <w:top w:val="none" w:sz="0" w:space="0" w:color="auto"/>
        <w:left w:val="none" w:sz="0" w:space="0" w:color="auto"/>
        <w:bottom w:val="none" w:sz="0" w:space="0" w:color="auto"/>
        <w:right w:val="none" w:sz="0" w:space="0" w:color="auto"/>
      </w:divBdr>
    </w:div>
    <w:div w:id="1444766632">
      <w:bodyDiv w:val="1"/>
      <w:marLeft w:val="0"/>
      <w:marRight w:val="0"/>
      <w:marTop w:val="0"/>
      <w:marBottom w:val="0"/>
      <w:divBdr>
        <w:top w:val="none" w:sz="0" w:space="0" w:color="auto"/>
        <w:left w:val="none" w:sz="0" w:space="0" w:color="auto"/>
        <w:bottom w:val="none" w:sz="0" w:space="0" w:color="auto"/>
        <w:right w:val="none" w:sz="0" w:space="0" w:color="auto"/>
      </w:divBdr>
    </w:div>
    <w:div w:id="1586455354">
      <w:bodyDiv w:val="1"/>
      <w:marLeft w:val="0"/>
      <w:marRight w:val="0"/>
      <w:marTop w:val="0"/>
      <w:marBottom w:val="0"/>
      <w:divBdr>
        <w:top w:val="none" w:sz="0" w:space="0" w:color="auto"/>
        <w:left w:val="none" w:sz="0" w:space="0" w:color="auto"/>
        <w:bottom w:val="none" w:sz="0" w:space="0" w:color="auto"/>
        <w:right w:val="none" w:sz="0" w:space="0" w:color="auto"/>
      </w:divBdr>
    </w:div>
    <w:div w:id="1628006350">
      <w:bodyDiv w:val="1"/>
      <w:marLeft w:val="0"/>
      <w:marRight w:val="0"/>
      <w:marTop w:val="0"/>
      <w:marBottom w:val="0"/>
      <w:divBdr>
        <w:top w:val="none" w:sz="0" w:space="0" w:color="auto"/>
        <w:left w:val="none" w:sz="0" w:space="0" w:color="auto"/>
        <w:bottom w:val="none" w:sz="0" w:space="0" w:color="auto"/>
        <w:right w:val="none" w:sz="0" w:space="0" w:color="auto"/>
      </w:divBdr>
    </w:div>
    <w:div w:id="1784763130">
      <w:bodyDiv w:val="1"/>
      <w:marLeft w:val="0"/>
      <w:marRight w:val="0"/>
      <w:marTop w:val="0"/>
      <w:marBottom w:val="0"/>
      <w:divBdr>
        <w:top w:val="none" w:sz="0" w:space="0" w:color="auto"/>
        <w:left w:val="none" w:sz="0" w:space="0" w:color="auto"/>
        <w:bottom w:val="none" w:sz="0" w:space="0" w:color="auto"/>
        <w:right w:val="none" w:sz="0" w:space="0" w:color="auto"/>
      </w:divBdr>
    </w:div>
    <w:div w:id="1839806024">
      <w:bodyDiv w:val="1"/>
      <w:marLeft w:val="0"/>
      <w:marRight w:val="0"/>
      <w:marTop w:val="0"/>
      <w:marBottom w:val="0"/>
      <w:divBdr>
        <w:top w:val="none" w:sz="0" w:space="0" w:color="auto"/>
        <w:left w:val="none" w:sz="0" w:space="0" w:color="auto"/>
        <w:bottom w:val="none" w:sz="0" w:space="0" w:color="auto"/>
        <w:right w:val="none" w:sz="0" w:space="0" w:color="auto"/>
      </w:divBdr>
    </w:div>
    <w:div w:id="1898280436">
      <w:bodyDiv w:val="1"/>
      <w:marLeft w:val="0"/>
      <w:marRight w:val="0"/>
      <w:marTop w:val="0"/>
      <w:marBottom w:val="0"/>
      <w:divBdr>
        <w:top w:val="none" w:sz="0" w:space="0" w:color="auto"/>
        <w:left w:val="none" w:sz="0" w:space="0" w:color="auto"/>
        <w:bottom w:val="none" w:sz="0" w:space="0" w:color="auto"/>
        <w:right w:val="none" w:sz="0" w:space="0" w:color="auto"/>
      </w:divBdr>
    </w:div>
    <w:div w:id="1901741919">
      <w:bodyDiv w:val="1"/>
      <w:marLeft w:val="0"/>
      <w:marRight w:val="0"/>
      <w:marTop w:val="0"/>
      <w:marBottom w:val="0"/>
      <w:divBdr>
        <w:top w:val="none" w:sz="0" w:space="0" w:color="auto"/>
        <w:left w:val="none" w:sz="0" w:space="0" w:color="auto"/>
        <w:bottom w:val="none" w:sz="0" w:space="0" w:color="auto"/>
        <w:right w:val="none" w:sz="0" w:space="0" w:color="auto"/>
      </w:divBdr>
    </w:div>
    <w:div w:id="1944918312">
      <w:bodyDiv w:val="1"/>
      <w:marLeft w:val="0"/>
      <w:marRight w:val="0"/>
      <w:marTop w:val="0"/>
      <w:marBottom w:val="0"/>
      <w:divBdr>
        <w:top w:val="none" w:sz="0" w:space="0" w:color="auto"/>
        <w:left w:val="none" w:sz="0" w:space="0" w:color="auto"/>
        <w:bottom w:val="none" w:sz="0" w:space="0" w:color="auto"/>
        <w:right w:val="none" w:sz="0" w:space="0" w:color="auto"/>
      </w:divBdr>
    </w:div>
    <w:div w:id="2102337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AssessmentCode xmlns="0feec74c-ecc7-44c3-9c64-3623cf89ed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1" ma:contentTypeDescription="Create a new document." ma:contentTypeScope="" ma:versionID="5351413fd0bef49f1818cb8e83e5bd9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459d8d921e348c538e348f0fdb6db98e"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0feec74c-ecc7-44c3-9c64-3623cf89ed41"/>
    <ds:schemaRef ds:uri="http://schemas.microsoft.com/sharepoint/v3"/>
  </ds:schemaRefs>
</ds:datastoreItem>
</file>

<file path=customXml/itemProps3.xml><?xml version="1.0" encoding="utf-8"?>
<ds:datastoreItem xmlns:ds="http://schemas.openxmlformats.org/officeDocument/2006/customXml" ds:itemID="{EFE91269-A188-4749-8659-B420422ECB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552677-A95B-4093-849B-B6AED615DA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Dagi</cp:lastModifiedBy>
  <cp:revision>9</cp:revision>
  <dcterms:created xsi:type="dcterms:W3CDTF">2026-02-04T20:30:00Z</dcterms:created>
  <dcterms:modified xsi:type="dcterms:W3CDTF">2026-02-11T20:16:00Z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